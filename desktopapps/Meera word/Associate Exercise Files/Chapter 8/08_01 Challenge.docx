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58094311"/>
        <w:docPartObj>
          <w:docPartGallery w:val="Cover Pages"/>
          <w:docPartUnique/>
        </w:docPartObj>
      </w:sdtPr>
      <w:sdtEndPr/>
      <w:sdtContent>
        <w:p w:rsidR="00AA1F0D" w:rsidRDefault="00AA1F0D">
          <w:pPr>
            <w:spacing w:line="259" w:lineRule="auto"/>
          </w:pPr>
          <w:r>
            <w:rPr>
              <w:noProof/>
            </w:rPr>
            <mc:AlternateContent>
              <mc:Choice Requires="wps">
                <w:drawing>
                  <wp:anchor distT="0" distB="0" distL="114300" distR="114300" simplePos="0" relativeHeight="251661312" behindDoc="0" locked="0" layoutInCell="1" allowOverlap="1">
                    <wp:simplePos x="0" y="0"/>
                    <wp:positionH relativeFrom="page">
                      <wp:posOffset>228600</wp:posOffset>
                    </wp:positionH>
                    <wp:positionV relativeFrom="page">
                      <wp:posOffset>1143000</wp:posOffset>
                    </wp:positionV>
                    <wp:extent cx="1712890" cy="83439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834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AA1F0D">
                                  <w:trPr>
                                    <w:jc w:val="center"/>
                                  </w:trPr>
                                  <w:tc>
                                    <w:tcPr>
                                      <w:tcW w:w="2568" w:type="pct"/>
                                      <w:vAlign w:val="center"/>
                                    </w:tcPr>
                                    <w:p w:rsidR="00AA1F0D" w:rsidRDefault="00B82071">
                                      <w:pPr>
                                        <w:jc w:val="right"/>
                                      </w:pPr>
                                      <w:bookmarkStart w:id="0" w:name="_GoBack" w:colFirst="1" w:colLast="1"/>
                                      <w:r>
                                        <w:rPr>
                                          <w:rFonts w:ascii="Microsoft Sans Serif" w:hAnsi="Microsoft Sans Serif" w:cs="Microsoft Sans Serif"/>
                                          <w:noProof/>
                                          <w:szCs w:val="22"/>
                                        </w:rPr>
                                        <w:drawing>
                                          <wp:inline distT="0" distB="0" distL="0" distR="0" wp14:anchorId="12A61AF3" wp14:editId="0964A722">
                                            <wp:extent cx="2057400" cy="1632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on Hotel_Latin Quarter_Paris_178030738_cropped.jpg"/>
                                                    <pic:cNvPicPr/>
                                                  </pic:nvPicPr>
                                                  <pic:blipFill>
                                                    <a:blip r:embed="rId9">
                                                      <a:extLst>
                                                        <a:ext uri="{28A0092B-C50C-407E-A947-70E740481C1C}">
                                                          <a14:useLocalDpi xmlns:a14="http://schemas.microsoft.com/office/drawing/2010/main" val="0"/>
                                                        </a:ext>
                                                      </a:extLst>
                                                    </a:blip>
                                                    <a:stretch>
                                                      <a:fillRect/>
                                                    </a:stretch>
                                                  </pic:blipFill>
                                                  <pic:spPr>
                                                    <a:xfrm>
                                                      <a:off x="0" y="0"/>
                                                      <a:ext cx="2057400" cy="1632072"/>
                                                    </a:xfrm>
                                                    <a:prstGeom prst="rect">
                                                      <a:avLst/>
                                                    </a:prstGeom>
                                                  </pic:spPr>
                                                </pic:pic>
                                              </a:graphicData>
                                            </a:graphic>
                                          </wp:inline>
                                        </w:drawing>
                                      </w:r>
                                    </w:p>
                                    <w:sdt>
                                      <w:sdtPr>
                                        <w:rPr>
                                          <w:rFonts w:ascii="Helvetica Neue" w:eastAsia="Times New Roman" w:hAnsi="Helvetica Neue" w:cs="Times New Roman"/>
                                          <w:color w:val="1F4E79" w:themeColor="accent5" w:themeShade="80"/>
                                          <w:kern w:val="3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rsidR="00AA1F0D" w:rsidRPr="00B82071" w:rsidRDefault="00DE36A8">
                                          <w:pPr>
                                            <w:pStyle w:val="NoSpacing"/>
                                            <w:spacing w:line="312" w:lineRule="auto"/>
                                            <w:jc w:val="right"/>
                                            <w:rPr>
                                              <w:caps/>
                                              <w:color w:val="1F4E79" w:themeColor="accent5" w:themeShade="80"/>
                                              <w:sz w:val="72"/>
                                              <w:szCs w:val="72"/>
                                            </w:rPr>
                                          </w:pPr>
                                          <w:r>
                                            <w:rPr>
                                              <w:rFonts w:ascii="Helvetica Neue" w:eastAsia="Times New Roman" w:hAnsi="Helvetica Neue" w:cs="Times New Roman"/>
                                              <w:color w:val="1F4E79" w:themeColor="accent5" w:themeShade="80"/>
                                              <w:kern w:val="36"/>
                                              <w:sz w:val="72"/>
                                              <w:szCs w:val="72"/>
                                            </w:rPr>
                                            <w:t xml:space="preserve">     </w:t>
                                          </w:r>
                                        </w:p>
                                      </w:sdtContent>
                                    </w:sdt>
                                    <w:sdt>
                                      <w:sdtPr>
                                        <w:rPr>
                                          <w:b/>
                                          <w:i/>
                                          <w:color w:val="000000" w:themeColor="text1"/>
                                          <w:sz w:val="28"/>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AA1F0D" w:rsidRDefault="00926419">
                                          <w:pPr>
                                            <w:jc w:val="right"/>
                                            <w:rPr>
                                              <w:sz w:val="24"/>
                                              <w:szCs w:val="24"/>
                                            </w:rPr>
                                          </w:pPr>
                                          <w:r>
                                            <w:rPr>
                                              <w:b/>
                                              <w:i/>
                                              <w:color w:val="000000" w:themeColor="text1"/>
                                              <w:sz w:val="28"/>
                                              <w:szCs w:val="24"/>
                                            </w:rPr>
                                            <w:t xml:space="preserve">     </w:t>
                                          </w:r>
                                        </w:p>
                                      </w:sdtContent>
                                    </w:sdt>
                                  </w:tc>
                                  <w:tc>
                                    <w:tcPr>
                                      <w:tcW w:w="2432" w:type="pct"/>
                                      <w:vAlign w:val="center"/>
                                    </w:tcPr>
                                    <w:p w:rsidR="00AA1F0D" w:rsidRDefault="00AA1F0D">
                                      <w:pPr>
                                        <w:pStyle w:val="NoSpacing"/>
                                        <w:rPr>
                                          <w:caps/>
                                          <w:color w:val="ED7D31" w:themeColor="accent2"/>
                                          <w:sz w:val="26"/>
                                          <w:szCs w:val="26"/>
                                        </w:rPr>
                                      </w:pPr>
                                      <w:r>
                                        <w:rPr>
                                          <w:caps/>
                                          <w:color w:val="ED7D31" w:themeColor="accent2"/>
                                          <w:sz w:val="26"/>
                                          <w:szCs w:val="26"/>
                                        </w:rPr>
                                        <w:t>Contact us</w:t>
                                      </w:r>
                                    </w:p>
                                    <w:p w:rsidR="00B82071" w:rsidRPr="00B82071" w:rsidRDefault="00B82071">
                                      <w:r>
                                        <w:t xml:space="preserve">THE LANDON HOTEL WEST END LONDON </w:t>
                                      </w:r>
                                      <w:r>
                                        <w:br/>
                                        <w:t xml:space="preserve">123 Oxford Street London W1S 2YF England </w:t>
                                      </w:r>
                                      <w:r>
                                        <w:br/>
                                        <w:t xml:space="preserve">PHONE 020 1234 5555 FAX 020 1234 5556 </w:t>
                                      </w:r>
                                      <w:r>
                                        <w:br/>
                                        <w:t xml:space="preserve">EMAIL info@landonhotel.com </w:t>
                                      </w:r>
                                      <w:r>
                                        <w:br/>
                                        <w:t>WEBSITE www.landonhotel.com</w:t>
                                      </w: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A1F0D" w:rsidRDefault="008A60E2">
                                          <w:pPr>
                                            <w:pStyle w:val="NoSpacing"/>
                                            <w:rPr>
                                              <w:color w:val="ED7D31" w:themeColor="accent2"/>
                                              <w:sz w:val="26"/>
                                              <w:szCs w:val="26"/>
                                            </w:rPr>
                                          </w:pPr>
                                          <w:r>
                                            <w:rPr>
                                              <w:color w:val="ED7D31" w:themeColor="accent2"/>
                                              <w:sz w:val="26"/>
                                              <w:szCs w:val="26"/>
                                            </w:rPr>
                                            <w:t>Jen McBee</w:t>
                                          </w:r>
                                        </w:p>
                                      </w:sdtContent>
                                    </w:sdt>
                                    <w:p w:rsidR="00AA1F0D" w:rsidRDefault="008524FF">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926419">
                                            <w:rPr>
                                              <w:color w:val="44546A" w:themeColor="text2"/>
                                            </w:rPr>
                                            <w:t xml:space="preserve">     </w:t>
                                          </w:r>
                                        </w:sdtContent>
                                      </w:sdt>
                                    </w:p>
                                  </w:tc>
                                </w:tr>
                                <w:bookmarkEnd w:id="0"/>
                              </w:tbl>
                              <w:p w:rsidR="00AA1F0D" w:rsidRDefault="00AA1F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18pt;margin-top:90pt;width:134.85pt;height:657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AA1F0D">
                            <w:trPr>
                              <w:jc w:val="center"/>
                            </w:trPr>
                            <w:tc>
                              <w:tcPr>
                                <w:tcW w:w="2568" w:type="pct"/>
                                <w:vAlign w:val="center"/>
                              </w:tcPr>
                              <w:p w:rsidR="00AA1F0D" w:rsidRDefault="00B82071">
                                <w:pPr>
                                  <w:jc w:val="right"/>
                                </w:pPr>
                                <w:bookmarkStart w:id="1" w:name="_GoBack" w:colFirst="1" w:colLast="1"/>
                                <w:r>
                                  <w:rPr>
                                    <w:rFonts w:ascii="Microsoft Sans Serif" w:hAnsi="Microsoft Sans Serif" w:cs="Microsoft Sans Serif"/>
                                    <w:noProof/>
                                    <w:szCs w:val="22"/>
                                  </w:rPr>
                                  <w:drawing>
                                    <wp:inline distT="0" distB="0" distL="0" distR="0" wp14:anchorId="12A61AF3" wp14:editId="0964A722">
                                      <wp:extent cx="2057400" cy="1632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on Hotel_Latin Quarter_Paris_178030738_cropped.jpg"/>
                                              <pic:cNvPicPr/>
                                            </pic:nvPicPr>
                                            <pic:blipFill>
                                              <a:blip r:embed="rId9">
                                                <a:extLst>
                                                  <a:ext uri="{28A0092B-C50C-407E-A947-70E740481C1C}">
                                                    <a14:useLocalDpi xmlns:a14="http://schemas.microsoft.com/office/drawing/2010/main" val="0"/>
                                                  </a:ext>
                                                </a:extLst>
                                              </a:blip>
                                              <a:stretch>
                                                <a:fillRect/>
                                              </a:stretch>
                                            </pic:blipFill>
                                            <pic:spPr>
                                              <a:xfrm>
                                                <a:off x="0" y="0"/>
                                                <a:ext cx="2057400" cy="1632072"/>
                                              </a:xfrm>
                                              <a:prstGeom prst="rect">
                                                <a:avLst/>
                                              </a:prstGeom>
                                            </pic:spPr>
                                          </pic:pic>
                                        </a:graphicData>
                                      </a:graphic>
                                    </wp:inline>
                                  </w:drawing>
                                </w:r>
                              </w:p>
                              <w:sdt>
                                <w:sdtPr>
                                  <w:rPr>
                                    <w:rFonts w:ascii="Helvetica Neue" w:eastAsia="Times New Roman" w:hAnsi="Helvetica Neue" w:cs="Times New Roman"/>
                                    <w:color w:val="1F4E79" w:themeColor="accent5" w:themeShade="80"/>
                                    <w:kern w:val="3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rsidR="00AA1F0D" w:rsidRPr="00B82071" w:rsidRDefault="00DE36A8">
                                    <w:pPr>
                                      <w:pStyle w:val="NoSpacing"/>
                                      <w:spacing w:line="312" w:lineRule="auto"/>
                                      <w:jc w:val="right"/>
                                      <w:rPr>
                                        <w:caps/>
                                        <w:color w:val="1F4E79" w:themeColor="accent5" w:themeShade="80"/>
                                        <w:sz w:val="72"/>
                                        <w:szCs w:val="72"/>
                                      </w:rPr>
                                    </w:pPr>
                                    <w:r>
                                      <w:rPr>
                                        <w:rFonts w:ascii="Helvetica Neue" w:eastAsia="Times New Roman" w:hAnsi="Helvetica Neue" w:cs="Times New Roman"/>
                                        <w:color w:val="1F4E79" w:themeColor="accent5" w:themeShade="80"/>
                                        <w:kern w:val="36"/>
                                        <w:sz w:val="72"/>
                                        <w:szCs w:val="72"/>
                                      </w:rPr>
                                      <w:t xml:space="preserve">     </w:t>
                                    </w:r>
                                  </w:p>
                                </w:sdtContent>
                              </w:sdt>
                              <w:sdt>
                                <w:sdtPr>
                                  <w:rPr>
                                    <w:b/>
                                    <w:i/>
                                    <w:color w:val="000000" w:themeColor="text1"/>
                                    <w:sz w:val="28"/>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AA1F0D" w:rsidRDefault="00926419">
                                    <w:pPr>
                                      <w:jc w:val="right"/>
                                      <w:rPr>
                                        <w:sz w:val="24"/>
                                        <w:szCs w:val="24"/>
                                      </w:rPr>
                                    </w:pPr>
                                    <w:r>
                                      <w:rPr>
                                        <w:b/>
                                        <w:i/>
                                        <w:color w:val="000000" w:themeColor="text1"/>
                                        <w:sz w:val="28"/>
                                        <w:szCs w:val="24"/>
                                      </w:rPr>
                                      <w:t xml:space="preserve">     </w:t>
                                    </w:r>
                                  </w:p>
                                </w:sdtContent>
                              </w:sdt>
                            </w:tc>
                            <w:tc>
                              <w:tcPr>
                                <w:tcW w:w="2432" w:type="pct"/>
                                <w:vAlign w:val="center"/>
                              </w:tcPr>
                              <w:p w:rsidR="00AA1F0D" w:rsidRDefault="00AA1F0D">
                                <w:pPr>
                                  <w:pStyle w:val="NoSpacing"/>
                                  <w:rPr>
                                    <w:caps/>
                                    <w:color w:val="ED7D31" w:themeColor="accent2"/>
                                    <w:sz w:val="26"/>
                                    <w:szCs w:val="26"/>
                                  </w:rPr>
                                </w:pPr>
                                <w:r>
                                  <w:rPr>
                                    <w:caps/>
                                    <w:color w:val="ED7D31" w:themeColor="accent2"/>
                                    <w:sz w:val="26"/>
                                    <w:szCs w:val="26"/>
                                  </w:rPr>
                                  <w:t>Contact us</w:t>
                                </w:r>
                              </w:p>
                              <w:p w:rsidR="00B82071" w:rsidRPr="00B82071" w:rsidRDefault="00B82071">
                                <w:r>
                                  <w:t xml:space="preserve">THE LANDON HOTEL WEST END LONDON </w:t>
                                </w:r>
                                <w:r>
                                  <w:br/>
                                  <w:t xml:space="preserve">123 Oxford Street London W1S 2YF England </w:t>
                                </w:r>
                                <w:r>
                                  <w:br/>
                                  <w:t xml:space="preserve">PHONE 020 1234 5555 FAX 020 1234 5556 </w:t>
                                </w:r>
                                <w:r>
                                  <w:br/>
                                  <w:t xml:space="preserve">EMAIL info@landonhotel.com </w:t>
                                </w:r>
                                <w:r>
                                  <w:br/>
                                  <w:t>WEBSITE www.landonhotel.com</w:t>
                                </w: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A1F0D" w:rsidRDefault="008A60E2">
                                    <w:pPr>
                                      <w:pStyle w:val="NoSpacing"/>
                                      <w:rPr>
                                        <w:color w:val="ED7D31" w:themeColor="accent2"/>
                                        <w:sz w:val="26"/>
                                        <w:szCs w:val="26"/>
                                      </w:rPr>
                                    </w:pPr>
                                    <w:r>
                                      <w:rPr>
                                        <w:color w:val="ED7D31" w:themeColor="accent2"/>
                                        <w:sz w:val="26"/>
                                        <w:szCs w:val="26"/>
                                      </w:rPr>
                                      <w:t>Jen McBee</w:t>
                                    </w:r>
                                  </w:p>
                                </w:sdtContent>
                              </w:sdt>
                              <w:p w:rsidR="00AA1F0D" w:rsidRDefault="008524FF">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926419">
                                      <w:rPr>
                                        <w:color w:val="44546A" w:themeColor="text2"/>
                                      </w:rPr>
                                      <w:t xml:space="preserve">     </w:t>
                                    </w:r>
                                  </w:sdtContent>
                                </w:sdt>
                              </w:p>
                            </w:tc>
                          </w:tr>
                          <w:bookmarkEnd w:id="1"/>
                        </w:tbl>
                        <w:p w:rsidR="00AA1F0D" w:rsidRDefault="00AA1F0D"/>
                      </w:txbxContent>
                    </v:textbox>
                    <w10:wrap anchorx="page" anchory="page"/>
                  </v:shape>
                </w:pict>
              </mc:Fallback>
            </mc:AlternateContent>
          </w:r>
        </w:p>
      </w:sdtContent>
    </w:sdt>
    <w:p w:rsidR="0041159A" w:rsidRDefault="0041159A"/>
    <w:p w:rsidR="00B35B9B" w:rsidRDefault="00B35B9B" w:rsidP="00B35B9B">
      <w:pPr>
        <w:pStyle w:val="Heading2"/>
        <w:rPr>
          <w:b/>
        </w:rPr>
      </w:pPr>
      <w:r w:rsidRPr="00162915">
        <w:rPr>
          <w:b/>
          <w:sz w:val="24"/>
        </w:rPr>
        <w:t>[Insert TOC]</w:t>
      </w:r>
    </w:p>
    <w:p w:rsidR="00B35B9B" w:rsidRDefault="00B35B9B" w:rsidP="00B35B9B"/>
    <w:p w:rsidR="00B348BB" w:rsidRDefault="00B348BB" w:rsidP="00B35B9B"/>
    <w:p w:rsidR="00B35B9B" w:rsidRPr="007A7DDA" w:rsidRDefault="00B35B9B" w:rsidP="00B35B9B"/>
    <w:p w:rsidR="00B35B9B" w:rsidRDefault="00B35B9B" w:rsidP="00B35B9B">
      <w:pPr>
        <w:rPr>
          <w:rFonts w:ascii="Arial" w:hAnsi="Arial" w:cs="Arial"/>
          <w:sz w:val="22"/>
          <w:szCs w:val="22"/>
        </w:rPr>
        <w:sectPr w:rsidR="00B35B9B" w:rsidSect="00AA1F0D">
          <w:footerReference w:type="default" r:id="rId10"/>
          <w:headerReference w:type="first" r:id="rId11"/>
          <w:pgSz w:w="12240" w:h="15840"/>
          <w:pgMar w:top="1440" w:right="1440" w:bottom="1440" w:left="1440" w:header="720" w:footer="720" w:gutter="0"/>
          <w:pgNumType w:start="0"/>
          <w:cols w:space="720"/>
          <w:titlePg/>
          <w:docGrid w:linePitch="326"/>
        </w:sectPr>
      </w:pPr>
    </w:p>
    <w:p w:rsidR="001E2006" w:rsidRDefault="001E2006" w:rsidP="00B35B9B">
      <w:pPr>
        <w:rPr>
          <w:rFonts w:ascii="Arial" w:hAnsi="Arial" w:cs="Arial"/>
          <w:sz w:val="22"/>
          <w:szCs w:val="22"/>
        </w:rPr>
      </w:pPr>
      <w:r>
        <w:rPr>
          <w:rFonts w:ascii="Arial" w:hAnsi="Arial" w:cs="Arial"/>
          <w:sz w:val="22"/>
          <w:szCs w:val="22"/>
        </w:rPr>
        <w:lastRenderedPageBreak/>
        <w:t>[</w:t>
      </w:r>
      <w:r w:rsidR="006B5C4C">
        <w:rPr>
          <w:rFonts w:ascii="Arial" w:hAnsi="Arial" w:cs="Arial"/>
          <w:sz w:val="22"/>
          <w:szCs w:val="22"/>
        </w:rPr>
        <w:t xml:space="preserve">Insert </w:t>
      </w:r>
      <w:r>
        <w:rPr>
          <w:rFonts w:ascii="Arial" w:hAnsi="Arial" w:cs="Arial"/>
          <w:sz w:val="22"/>
          <w:szCs w:val="22"/>
        </w:rPr>
        <w:t>TOC]</w:t>
      </w:r>
    </w:p>
    <w:p w:rsidR="001E2006" w:rsidRDefault="001E2006" w:rsidP="00B35B9B">
      <w:pPr>
        <w:rPr>
          <w:rFonts w:ascii="Arial" w:hAnsi="Arial" w:cs="Arial"/>
          <w:sz w:val="22"/>
          <w:szCs w:val="22"/>
        </w:rPr>
      </w:pPr>
    </w:p>
    <w:p w:rsidR="00B35B9B" w:rsidRDefault="00862143" w:rsidP="00862143">
      <w:pPr>
        <w:spacing w:line="259" w:lineRule="auto"/>
        <w:rPr>
          <w:rFonts w:ascii="Arial" w:hAnsi="Arial" w:cs="Arial"/>
          <w:sz w:val="22"/>
          <w:szCs w:val="22"/>
        </w:rPr>
      </w:pPr>
      <w:r>
        <w:rPr>
          <w:rFonts w:ascii="Arial" w:hAnsi="Arial" w:cs="Arial"/>
          <w:sz w:val="22"/>
          <w:szCs w:val="22"/>
        </w:rPr>
        <w:br w:type="page"/>
      </w:r>
      <w:r w:rsidR="00B35B9B" w:rsidRPr="004C1274">
        <w:rPr>
          <w:rFonts w:ascii="Arial" w:hAnsi="Arial" w:cs="Arial"/>
          <w:sz w:val="22"/>
          <w:szCs w:val="22"/>
        </w:rPr>
        <w:lastRenderedPageBreak/>
        <w:t>You’ll feel at home in our neighborhood</w:t>
      </w:r>
    </w:p>
    <w:p w:rsidR="00B35B9B" w:rsidRDefault="00B35B9B" w:rsidP="00B35B9B">
      <w:pPr>
        <w:rPr>
          <w:rFonts w:ascii="Arial" w:hAnsi="Arial" w:cs="Arial"/>
          <w:sz w:val="22"/>
          <w:szCs w:val="22"/>
        </w:rPr>
      </w:pPr>
      <w:r>
        <w:rPr>
          <w:rFonts w:ascii="Arial" w:hAnsi="Arial" w:cs="Arial"/>
          <w:sz w:val="22"/>
          <w:szCs w:val="22"/>
        </w:rPr>
        <w:t>[photo]</w:t>
      </w:r>
    </w:p>
    <w:p w:rsidR="00B35B9B" w:rsidRPr="003C6386" w:rsidRDefault="00B35B9B" w:rsidP="00B35B9B">
      <w:pPr>
        <w:pStyle w:val="Title"/>
        <w:rPr>
          <w:color w:val="000000"/>
          <w:sz w:val="72"/>
        </w:rPr>
      </w:pPr>
      <w:r w:rsidRPr="000F096D">
        <w:rPr>
          <w:color w:val="7030A0"/>
          <w:sz w:val="22"/>
        </w:rPr>
        <w:t>Peter Landon, Found</w:t>
      </w:r>
      <w:r>
        <w:rPr>
          <w:color w:val="7030A0"/>
          <w:sz w:val="22"/>
        </w:rPr>
        <w:t>er</w:t>
      </w:r>
      <w:r w:rsidRPr="000F096D">
        <w:rPr>
          <w:color w:val="7030A0"/>
          <w:sz w:val="22"/>
        </w:rPr>
        <w:t xml:space="preserve"> of The Landon Hotels</w:t>
      </w:r>
    </w:p>
    <w:p w:rsidR="00B35B9B" w:rsidRDefault="00B35B9B" w:rsidP="00B35B9B">
      <w:bookmarkStart w:id="2" w:name="_Toc464578772"/>
    </w:p>
    <w:p w:rsidR="00B35B9B" w:rsidRDefault="00B35B9B" w:rsidP="00B35B9B">
      <w:r w:rsidRPr="006B2F8A">
        <w:t>Event Information</w:t>
      </w:r>
      <w:bookmarkEnd w:id="2"/>
    </w:p>
    <w:p w:rsidR="00B35B9B" w:rsidRDefault="00B35B9B" w:rsidP="00B35B9B">
      <w:bookmarkStart w:id="3" w:name="_Toc464578773"/>
      <w:bookmarkStart w:id="4" w:name="_Toc7730796"/>
      <w:r w:rsidRPr="006B2F8A">
        <w:t xml:space="preserve">Business </w:t>
      </w:r>
      <w:r>
        <w:t>Events</w:t>
      </w:r>
      <w:bookmarkEnd w:id="3"/>
      <w:bookmarkEnd w:id="4"/>
    </w:p>
    <w:p w:rsidR="00646D83" w:rsidRPr="0045673D" w:rsidRDefault="00B35B9B" w:rsidP="00646D83">
      <w:pPr>
        <w:spacing w:after="120" w:line="240" w:lineRule="auto"/>
      </w:pPr>
      <w:r w:rsidRPr="0045673D">
        <w:t>The West End Landon was recently rated in the top 10 hotels for business travelers in London, in a survey conducted by Lowell Travel Magazine.  The study considered such variables as location, size, technology, dining, staff, and accommodations, and we received high marks in every category, with highest marks in both dining and technology, beating out all our competitors.</w:t>
      </w:r>
    </w:p>
    <w:p w:rsidR="00B35B9B" w:rsidRPr="006B2F8A" w:rsidRDefault="00B35B9B" w:rsidP="00646D83">
      <w:pPr>
        <w:keepLines/>
        <w:spacing w:after="120" w:line="240" w:lineRule="auto"/>
      </w:pPr>
      <w:r w:rsidRPr="006B2F8A">
        <w:t>We understand the complex needs of the business traveler and are able to offer the technology and conveniences that are paramount in making their travel successful. Our video and teleconferencing capabilities are among the best in the hotel industry, and we’re constantly improving their features, accessibility, and speed to keep up with the competition. Our hotel boasts wireless Internet in every common room, and guest room, including the dining area and lobby. And, we have a state-of-the-art meeting room with video projectors, high definition video screens, and advanced sound technology – to ensure your business presentations go off without a hitch. Here’s what we can offer your business team:</w:t>
      </w:r>
    </w:p>
    <w:p w:rsidR="00B35B9B" w:rsidRPr="006B2F8A" w:rsidRDefault="00B35B9B" w:rsidP="00B35B9B">
      <w:pPr>
        <w:numPr>
          <w:ilvl w:val="0"/>
          <w:numId w:val="7"/>
        </w:numPr>
        <w:spacing w:after="360" w:line="300" w:lineRule="exact"/>
      </w:pPr>
      <w:r w:rsidRPr="006B2F8A">
        <w:t>Beautiful, climate</w:t>
      </w:r>
      <w:r w:rsidR="00B348BB">
        <w:t>-</w:t>
      </w:r>
      <w:r w:rsidRPr="006B2F8A">
        <w:t>controlled conference rooms with sound-insulation to reduce outside noise.</w:t>
      </w:r>
    </w:p>
    <w:p w:rsidR="00B35B9B" w:rsidRPr="006B2F8A" w:rsidRDefault="00B35B9B" w:rsidP="00B35B9B">
      <w:pPr>
        <w:numPr>
          <w:ilvl w:val="0"/>
          <w:numId w:val="7"/>
        </w:numPr>
        <w:spacing w:after="360" w:line="300" w:lineRule="exact"/>
      </w:pPr>
      <w:del w:id="5" w:author="Peter Landon" w:date="2019-05-02T23:24:00Z">
        <w:r w:rsidRPr="006B2F8A" w:rsidDel="00DE38C7">
          <w:delText>High speed</w:delText>
        </w:r>
      </w:del>
      <w:ins w:id="6" w:author="Peter Landon" w:date="2019-05-02T23:24:00Z">
        <w:r>
          <w:t>Wireless</w:t>
        </w:r>
      </w:ins>
      <w:r w:rsidRPr="006B2F8A">
        <w:t xml:space="preserve"> Internet access</w:t>
      </w:r>
      <w:del w:id="7" w:author="Peter Landon" w:date="2019-05-02T23:25:00Z">
        <w:r w:rsidRPr="006B2F8A" w:rsidDel="00DE38C7">
          <w:delText xml:space="preserve"> (wired and wireless)</w:delText>
        </w:r>
      </w:del>
    </w:p>
    <w:p w:rsidR="00B35B9B" w:rsidRPr="006B2F8A" w:rsidRDefault="00B35B9B" w:rsidP="00B35B9B">
      <w:pPr>
        <w:numPr>
          <w:ilvl w:val="0"/>
          <w:numId w:val="7"/>
        </w:numPr>
        <w:spacing w:after="360" w:line="300" w:lineRule="exact"/>
      </w:pPr>
      <w:r w:rsidRPr="006B2F8A">
        <w:t>Meeting equipment including: AV equipment, LCD projector and panel, microphone, PA system, video camera, computers, flip charts</w:t>
      </w:r>
    </w:p>
    <w:p w:rsidR="00B35B9B" w:rsidRPr="006B2F8A" w:rsidRDefault="00B35B9B" w:rsidP="00B35B9B">
      <w:pPr>
        <w:numPr>
          <w:ilvl w:val="0"/>
          <w:numId w:val="7"/>
        </w:numPr>
        <w:spacing w:after="360" w:line="300" w:lineRule="exact"/>
      </w:pPr>
      <w:r w:rsidRPr="006B2F8A">
        <w:t>Business services including: copying, faxing, full-service business center, messenger service, overnight pickup and delivery, post/parcel</w:t>
      </w:r>
    </w:p>
    <w:p w:rsidR="00B35B9B" w:rsidRPr="006B2F8A" w:rsidRDefault="00B35B9B" w:rsidP="00B35B9B">
      <w:pPr>
        <w:numPr>
          <w:ilvl w:val="0"/>
          <w:numId w:val="7"/>
        </w:numPr>
        <w:spacing w:after="360" w:line="300" w:lineRule="exact"/>
      </w:pPr>
      <w:r w:rsidRPr="006B2F8A">
        <w:t>World class catering with healthy meals and snacks, throughout the day, including support of any dietary needs including vegetarian/vegan, gluten-free, kosher, and many others</w:t>
      </w:r>
    </w:p>
    <w:p w:rsidR="00B35B9B" w:rsidRDefault="00B35B9B" w:rsidP="00B35B9B">
      <w:pPr>
        <w:numPr>
          <w:ilvl w:val="0"/>
          <w:numId w:val="7"/>
        </w:numPr>
        <w:spacing w:after="360" w:line="300" w:lineRule="exact"/>
      </w:pPr>
      <w:r w:rsidRPr="006B2F8A">
        <w:t>Meeting services including: AV technician, electrician, carpenter, decorator, laborer, photographer, and security guard</w:t>
      </w:r>
    </w:p>
    <w:p w:rsidR="00B35B9B" w:rsidRPr="006B2F8A" w:rsidRDefault="00B35B9B" w:rsidP="00B35B9B">
      <w:pPr>
        <w:spacing w:after="360" w:line="300" w:lineRule="exact"/>
        <w:ind w:left="1080"/>
      </w:pPr>
    </w:p>
    <w:p w:rsidR="00B35B9B" w:rsidRPr="006B2F8A" w:rsidRDefault="00B35B9B" w:rsidP="00B35B9B">
      <w:bookmarkStart w:id="8" w:name="_Toc464578774"/>
      <w:bookmarkStart w:id="9" w:name="_Toc7730797"/>
      <w:r w:rsidRPr="006B2F8A">
        <w:t>Weddings and Social Events</w:t>
      </w:r>
      <w:bookmarkEnd w:id="8"/>
      <w:bookmarkEnd w:id="9"/>
    </w:p>
    <w:p w:rsidR="00B35B9B" w:rsidRPr="006B2F8A" w:rsidRDefault="00B35B9B" w:rsidP="00B35B9B">
      <w:pPr>
        <w:spacing w:after="360" w:line="300" w:lineRule="exact"/>
      </w:pPr>
      <w:r w:rsidRPr="006B2F8A">
        <w:t xml:space="preserve">Weddings, bar mitzvahs, family and class reunions, and so many other events are some of the most memorable times in our lives. When you entrust us to handle your wedding, or other event, you’re </w:t>
      </w:r>
      <w:r w:rsidRPr="006B2F8A">
        <w:lastRenderedPageBreak/>
        <w:t xml:space="preserve">putting your faith in our professional reputation – and that’s not a responsibility we take lightly. We work hard to make your event dreams come true, aligning all our resources, including wedding planners, caterers, master chefs, florists, designers, and so much more. </w:t>
      </w:r>
    </w:p>
    <w:p w:rsidR="00B35B9B" w:rsidRPr="006B2F8A" w:rsidRDefault="00B35B9B" w:rsidP="00B35B9B">
      <w:pPr>
        <w:keepLines/>
        <w:spacing w:after="360" w:line="300" w:lineRule="exact"/>
      </w:pPr>
      <w:r w:rsidRPr="006B2F8A">
        <w:t>Whether you’re planning a small, intimate ceremony, traditional wedding, or an extravagant gathering, we can tailor a custom package that will be perfect for your special day. Our event and wedding planners have built outstanding relationships with local businesses in our community and are here to help with every aspect of planning for your celebration. We are dedicated to creating a unique experience that you will cherish for a lifetime.  Here’s just some of what we can offer for your special event:</w:t>
      </w:r>
    </w:p>
    <w:p w:rsidR="00B35B9B" w:rsidRDefault="00B35B9B" w:rsidP="00B35B9B">
      <w:pPr>
        <w:numPr>
          <w:ilvl w:val="0"/>
          <w:numId w:val="6"/>
        </w:numPr>
        <w:spacing w:after="360" w:line="300" w:lineRule="exact"/>
        <w:ind w:left="0"/>
      </w:pPr>
      <w:r w:rsidRPr="006B2F8A">
        <w:t>Event and wedding planners</w:t>
      </w:r>
    </w:p>
    <w:p w:rsidR="00B35B9B" w:rsidRPr="006B2F8A" w:rsidRDefault="00B35B9B" w:rsidP="00B35B9B">
      <w:pPr>
        <w:numPr>
          <w:ilvl w:val="0"/>
          <w:numId w:val="6"/>
        </w:numPr>
        <w:spacing w:after="360" w:line="300" w:lineRule="exact"/>
        <w:ind w:left="0"/>
      </w:pPr>
      <w:r>
        <w:t>Onsite Florists</w:t>
      </w:r>
    </w:p>
    <w:p w:rsidR="00B35B9B" w:rsidRPr="006B2F8A" w:rsidRDefault="00B35B9B" w:rsidP="00B35B9B">
      <w:pPr>
        <w:numPr>
          <w:ilvl w:val="0"/>
          <w:numId w:val="6"/>
        </w:numPr>
        <w:spacing w:after="360" w:line="300" w:lineRule="exact"/>
        <w:ind w:left="0"/>
      </w:pPr>
      <w:r w:rsidRPr="006B2F8A">
        <w:t>Bridal/groom suites</w:t>
      </w:r>
    </w:p>
    <w:p w:rsidR="00B35B9B" w:rsidRPr="006B2F8A" w:rsidRDefault="00B35B9B" w:rsidP="00B35B9B">
      <w:pPr>
        <w:numPr>
          <w:ilvl w:val="0"/>
          <w:numId w:val="6"/>
        </w:numPr>
        <w:spacing w:after="360" w:line="300" w:lineRule="exact"/>
        <w:ind w:left="0"/>
      </w:pPr>
      <w:r w:rsidRPr="006B2F8A">
        <w:t>Indoor dance floor</w:t>
      </w:r>
    </w:p>
    <w:p w:rsidR="00B35B9B" w:rsidRDefault="00B35B9B" w:rsidP="00B35B9B">
      <w:pPr>
        <w:numPr>
          <w:ilvl w:val="0"/>
          <w:numId w:val="6"/>
        </w:numPr>
        <w:spacing w:after="360" w:line="300" w:lineRule="exact"/>
        <w:ind w:left="0"/>
      </w:pPr>
      <w:del w:id="10" w:author="Peter Landon" w:date="2019-05-02T23:25:00Z">
        <w:r w:rsidRPr="006B2F8A" w:rsidDel="00DE38C7">
          <w:delText>On site</w:delText>
        </w:r>
      </w:del>
      <w:ins w:id="11" w:author="Peter Landon" w:date="2019-05-02T23:25:00Z">
        <w:r>
          <w:t>Professional</w:t>
        </w:r>
      </w:ins>
      <w:r w:rsidRPr="006B2F8A">
        <w:t xml:space="preserve"> photographer</w:t>
      </w:r>
    </w:p>
    <w:p w:rsidR="00B35B9B" w:rsidRPr="006B2F8A" w:rsidRDefault="00B35B9B" w:rsidP="00B35B9B">
      <w:bookmarkStart w:id="12" w:name="_Toc464578775"/>
      <w:bookmarkStart w:id="13" w:name="_Toc7730798"/>
      <w:r w:rsidRPr="006B2F8A">
        <w:t>Dining</w:t>
      </w:r>
      <w:bookmarkEnd w:id="12"/>
      <w:bookmarkEnd w:id="13"/>
    </w:p>
    <w:p w:rsidR="00B35B9B" w:rsidRPr="006B2F8A" w:rsidRDefault="00B35B9B" w:rsidP="00B35B9B">
      <w:bookmarkStart w:id="14" w:name="_Toc464578776"/>
      <w:bookmarkStart w:id="15" w:name="_Toc7730799"/>
      <w:r w:rsidRPr="006B2F8A">
        <w:t>Dining in the Area</w:t>
      </w:r>
      <w:bookmarkEnd w:id="14"/>
      <w:bookmarkEnd w:id="15"/>
    </w:p>
    <w:p w:rsidR="00B35B9B" w:rsidRPr="006B2F8A" w:rsidRDefault="00B35B9B" w:rsidP="00B35B9B">
      <w:pPr>
        <w:keepLines/>
        <w:spacing w:after="360" w:line="300" w:lineRule="exact"/>
      </w:pPr>
      <w:r w:rsidRPr="006B2F8A">
        <w:t>The West End is a foodie’s paradise, and the Landon Hotel is in the center of it all. With options for traditional English, Italian, Indian, American, Chinese, and French cuisines, all within two blocks of the hotel, and a variety of tasty culinary delights from many other countries, within a half-mile radius, the only trouble you’ll have is choosing! Most restaurants serve food until 11:00 pm, allowing after-theatre dining, and many are open as late as 2 am, for hors d'oeuvres, desserts, and cocktails. In the West End, you’ll never be hungry for long.</w:t>
      </w:r>
    </w:p>
    <w:p w:rsidR="00B35B9B" w:rsidRPr="006B2F8A" w:rsidRDefault="00B35B9B" w:rsidP="00B35B9B">
      <w:bookmarkStart w:id="16" w:name="_Toc464578777"/>
      <w:bookmarkStart w:id="17" w:name="_Toc7730800"/>
      <w:r w:rsidRPr="006B2F8A">
        <w:t>Landon Rooftop Café</w:t>
      </w:r>
      <w:bookmarkEnd w:id="16"/>
      <w:bookmarkEnd w:id="17"/>
      <w:r w:rsidRPr="006B2F8A">
        <w:t xml:space="preserve"> </w:t>
      </w:r>
    </w:p>
    <w:p w:rsidR="00B35B9B" w:rsidRPr="006B2F8A" w:rsidRDefault="00B35B9B" w:rsidP="00B35B9B">
      <w:pPr>
        <w:spacing w:after="360" w:line="300" w:lineRule="exact"/>
      </w:pPr>
      <w:r w:rsidRPr="006B2F8A">
        <w:t xml:space="preserve">Landon Rooftop Café is the destination for five-star dining. Both indoor and outdoor seating areas allow for </w:t>
      </w:r>
      <w:r w:rsidR="00B348BB" w:rsidRPr="006B2F8A">
        <w:t>year-round</w:t>
      </w:r>
      <w:r w:rsidRPr="006B2F8A">
        <w:t xml:space="preserve"> accommodations. We pull out all the stops, offering a variety of choices that are sure to delight your tastes. Our master chefs are trained to meet special dietary needs, and we offer a range of vegetarian/vegan, kosher, gluten, and dairy free selections to accommodate our guests. Whether you’re in the mood for our </w:t>
      </w:r>
      <w:r w:rsidR="00B348BB" w:rsidRPr="006B2F8A">
        <w:t>award-winning</w:t>
      </w:r>
      <w:r w:rsidRPr="006B2F8A">
        <w:t xml:space="preserve"> roast beef, fresh select salads, appetizing lunch entrees, or delectable desserts, we have you covered.</w:t>
      </w:r>
    </w:p>
    <w:p w:rsidR="00B35B9B" w:rsidRPr="006B2F8A" w:rsidRDefault="00B35B9B" w:rsidP="00B35B9B">
      <w:pPr>
        <w:spacing w:after="360" w:line="300" w:lineRule="exact"/>
      </w:pPr>
      <w:r w:rsidRPr="006B2F8A">
        <w:t xml:space="preserve">The Rooftop Smoothie Bar gives you panoramic views of the city, where you can have one of our specialty smoothies while you wait for your table. You can sit at the bar and watch one of our three flat </w:t>
      </w:r>
      <w:r w:rsidRPr="006B2F8A">
        <w:lastRenderedPageBreak/>
        <w:t>screen televisions, or take a seat at one of six fire pits, located in the lounge. Our top mixologists are constantly bringing new and unique offerings to our smoothie menu. We have a wide range of locally grown, fresh fruit and vegetable choices to make you custom blended drinks.  We also have seasonal selections that you won’t find anywhere else.</w:t>
      </w:r>
    </w:p>
    <w:p w:rsidR="00B35B9B" w:rsidRPr="006B2F8A" w:rsidRDefault="00B35B9B" w:rsidP="00B35B9B">
      <w:pPr>
        <w:spacing w:after="360" w:line="300" w:lineRule="exact"/>
      </w:pPr>
      <w:r w:rsidRPr="006B2F8A">
        <w:t>Our traditional breakfast and coffee bar, located adjacent to our lounge, are the perfect way to start your morning. We offer a wide selection of seasonal fresh fruit, a variety of cereals, croissants, crusty sourdough bread, cook-to-order eggs and omelets, fresh juice, coffee, and teas. Breakfast is served from 7:00 am to 10:00 am daily. Our coffee bar is open until 6:30 pm daily.</w:t>
      </w:r>
    </w:p>
    <w:p w:rsidR="00B35B9B" w:rsidRDefault="00B35B9B" w:rsidP="00B35B9B">
      <w:pPr>
        <w:spacing w:after="360" w:line="300" w:lineRule="exact"/>
      </w:pPr>
      <w:r w:rsidRPr="006B2F8A">
        <w:t>If you’d rather stay in your room and enjoy a quiet evening in, or a relaxing breakfast in bed, room service options are available for all of our dining choices.</w:t>
      </w:r>
    </w:p>
    <w:p w:rsidR="00B35B9B" w:rsidRPr="00FD2763" w:rsidRDefault="00B35B9B" w:rsidP="00B35B9B">
      <w:pPr>
        <w:jc w:val="center"/>
      </w:pPr>
      <w:r w:rsidRPr="00FD2763">
        <w:t>What We Offer</w:t>
      </w:r>
    </w:p>
    <w:p w:rsidR="00B35B9B" w:rsidRPr="00686EE5" w:rsidRDefault="00B35B9B" w:rsidP="00B35B9B">
      <w:pPr>
        <w:pStyle w:val="Caption"/>
        <w:keepNext/>
        <w:rPr>
          <w:color w:val="auto"/>
        </w:rPr>
      </w:pPr>
      <w:r w:rsidRPr="00686EE5">
        <w:rPr>
          <w:color w:val="auto"/>
        </w:rPr>
        <w:t xml:space="preserve">Table </w:t>
      </w:r>
      <w:r w:rsidRPr="00686EE5">
        <w:rPr>
          <w:color w:val="auto"/>
        </w:rPr>
        <w:fldChar w:fldCharType="begin"/>
      </w:r>
      <w:r w:rsidRPr="00686EE5">
        <w:rPr>
          <w:color w:val="auto"/>
        </w:rPr>
        <w:instrText xml:space="preserve"> SEQ Table \* ARABIC </w:instrText>
      </w:r>
      <w:r w:rsidRPr="00686EE5">
        <w:rPr>
          <w:color w:val="auto"/>
        </w:rPr>
        <w:fldChar w:fldCharType="separate"/>
      </w:r>
      <w:r w:rsidRPr="00686EE5">
        <w:rPr>
          <w:noProof/>
          <w:color w:val="auto"/>
        </w:rPr>
        <w:t>1</w:t>
      </w:r>
      <w:r w:rsidRPr="00686EE5">
        <w:rPr>
          <w:noProof/>
          <w:color w:val="auto"/>
        </w:rPr>
        <w:fldChar w:fldCharType="end"/>
      </w:r>
    </w:p>
    <w:tbl>
      <w:tblPr>
        <w:tblStyle w:val="MediumShading1-Accent1"/>
        <w:tblW w:w="0" w:type="auto"/>
        <w:tblLook w:val="04A0" w:firstRow="1" w:lastRow="0" w:firstColumn="1" w:lastColumn="0" w:noHBand="0" w:noVBand="1"/>
      </w:tblPr>
      <w:tblGrid>
        <w:gridCol w:w="4674"/>
        <w:gridCol w:w="4666"/>
      </w:tblGrid>
      <w:tr w:rsidR="00B35B9B" w:rsidRPr="00FC367F" w:rsidTr="003E02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B35B9B" w:rsidRPr="00FC367F" w:rsidRDefault="00B35B9B" w:rsidP="003E02B2">
            <w:pPr>
              <w:rPr>
                <w:b w:val="0"/>
              </w:rPr>
            </w:pPr>
            <w:r w:rsidRPr="00FC367F">
              <w:t>Facilities</w:t>
            </w:r>
          </w:p>
        </w:tc>
        <w:tc>
          <w:tcPr>
            <w:tcW w:w="4666" w:type="dxa"/>
          </w:tcPr>
          <w:p w:rsidR="00B35B9B" w:rsidRPr="00FC367F" w:rsidRDefault="00B35B9B" w:rsidP="003E02B2">
            <w:pPr>
              <w:cnfStyle w:val="100000000000" w:firstRow="1" w:lastRow="0" w:firstColumn="0" w:lastColumn="0" w:oddVBand="0" w:evenVBand="0" w:oddHBand="0" w:evenHBand="0" w:firstRowFirstColumn="0" w:firstRowLastColumn="0" w:lastRowFirstColumn="0" w:lastRowLastColumn="0"/>
              <w:rPr>
                <w:rFonts w:ascii="Avenir Book" w:hAnsi="Avenir Book"/>
                <w:b w:val="0"/>
              </w:rPr>
            </w:pPr>
            <w:r w:rsidRPr="00FC367F">
              <w:t>Amenities</w:t>
            </w:r>
          </w:p>
        </w:tc>
      </w:tr>
      <w:tr w:rsidR="00B35B9B" w:rsidRPr="00FC367F" w:rsidTr="003E0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B35B9B" w:rsidRPr="00FC367F" w:rsidRDefault="00B35B9B" w:rsidP="003E02B2">
            <w:pPr>
              <w:spacing w:line="276" w:lineRule="auto"/>
              <w:rPr>
                <w:rStyle w:val="Strong"/>
              </w:rPr>
            </w:pPr>
            <w:r w:rsidRPr="00FC367F">
              <w:rPr>
                <w:rStyle w:val="Strong"/>
              </w:rPr>
              <w:t>35 Elegant Rooms</w:t>
            </w:r>
          </w:p>
        </w:tc>
        <w:tc>
          <w:tcPr>
            <w:tcW w:w="4666" w:type="dxa"/>
          </w:tcPr>
          <w:p w:rsidR="00B35B9B" w:rsidRPr="00070946" w:rsidRDefault="00B35B9B" w:rsidP="003E02B2">
            <w:pPr>
              <w:spacing w:line="276" w:lineRule="auto"/>
              <w:cnfStyle w:val="000000100000" w:firstRow="0" w:lastRow="0" w:firstColumn="0" w:lastColumn="0" w:oddVBand="0" w:evenVBand="0" w:oddHBand="1" w:evenHBand="0" w:firstRowFirstColumn="0" w:firstRowLastColumn="0" w:lastRowFirstColumn="0" w:lastRowLastColumn="0"/>
              <w:rPr>
                <w:rStyle w:val="Strong"/>
                <w:b w:val="0"/>
              </w:rPr>
            </w:pPr>
            <w:r w:rsidRPr="00070946">
              <w:rPr>
                <w:rStyle w:val="Strong"/>
              </w:rPr>
              <w:t>Breakfast Pastries</w:t>
            </w:r>
          </w:p>
        </w:tc>
      </w:tr>
      <w:tr w:rsidR="00B35B9B" w:rsidRPr="00FC367F" w:rsidTr="003E02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B35B9B" w:rsidRPr="00FC367F" w:rsidRDefault="00B35B9B" w:rsidP="003E02B2">
            <w:pPr>
              <w:spacing w:line="276" w:lineRule="auto"/>
              <w:rPr>
                <w:rStyle w:val="Strong"/>
              </w:rPr>
            </w:pPr>
            <w:r w:rsidRPr="00FC367F">
              <w:rPr>
                <w:rStyle w:val="Strong"/>
              </w:rPr>
              <w:t>3 Executive Suites</w:t>
            </w:r>
          </w:p>
        </w:tc>
        <w:tc>
          <w:tcPr>
            <w:tcW w:w="4666" w:type="dxa"/>
          </w:tcPr>
          <w:p w:rsidR="00B35B9B" w:rsidRPr="00070946" w:rsidRDefault="00B35B9B" w:rsidP="003E02B2">
            <w:pPr>
              <w:spacing w:line="276" w:lineRule="auto"/>
              <w:cnfStyle w:val="000000010000" w:firstRow="0" w:lastRow="0" w:firstColumn="0" w:lastColumn="0" w:oddVBand="0" w:evenVBand="0" w:oddHBand="0" w:evenHBand="1" w:firstRowFirstColumn="0" w:firstRowLastColumn="0" w:lastRowFirstColumn="0" w:lastRowLastColumn="0"/>
              <w:rPr>
                <w:rStyle w:val="Strong"/>
                <w:b w:val="0"/>
              </w:rPr>
            </w:pPr>
            <w:r w:rsidRPr="00070946">
              <w:rPr>
                <w:rStyle w:val="Strong"/>
              </w:rPr>
              <w:t>Daily Maid Service</w:t>
            </w:r>
          </w:p>
        </w:tc>
      </w:tr>
      <w:tr w:rsidR="00B35B9B" w:rsidRPr="00FC367F" w:rsidTr="003E0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B35B9B" w:rsidRPr="00FC367F" w:rsidRDefault="00B35B9B" w:rsidP="003E02B2">
            <w:pPr>
              <w:spacing w:line="276" w:lineRule="auto"/>
              <w:rPr>
                <w:rStyle w:val="Strong"/>
              </w:rPr>
            </w:pPr>
            <w:r w:rsidRPr="00FC367F">
              <w:rPr>
                <w:rStyle w:val="Strong"/>
              </w:rPr>
              <w:t>4 Pet-Friendly Rooms</w:t>
            </w:r>
          </w:p>
        </w:tc>
        <w:tc>
          <w:tcPr>
            <w:tcW w:w="4666" w:type="dxa"/>
          </w:tcPr>
          <w:p w:rsidR="00B35B9B" w:rsidRPr="00070946" w:rsidRDefault="00B35B9B" w:rsidP="003E02B2">
            <w:pPr>
              <w:spacing w:line="276" w:lineRule="auto"/>
              <w:cnfStyle w:val="000000100000" w:firstRow="0" w:lastRow="0" w:firstColumn="0" w:lastColumn="0" w:oddVBand="0" w:evenVBand="0" w:oddHBand="1" w:evenHBand="0" w:firstRowFirstColumn="0" w:firstRowLastColumn="0" w:lastRowFirstColumn="0" w:lastRowLastColumn="0"/>
              <w:rPr>
                <w:rStyle w:val="Strong"/>
                <w:b w:val="0"/>
              </w:rPr>
            </w:pPr>
            <w:r w:rsidRPr="00070946">
              <w:rPr>
                <w:rStyle w:val="Strong"/>
              </w:rPr>
              <w:t xml:space="preserve">Laundry &amp; Dry </w:t>
            </w:r>
          </w:p>
        </w:tc>
      </w:tr>
      <w:tr w:rsidR="00B35B9B" w:rsidRPr="00FC367F" w:rsidTr="003E02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B35B9B" w:rsidRPr="00FC367F" w:rsidRDefault="00B35B9B" w:rsidP="003E02B2">
            <w:pPr>
              <w:spacing w:line="276" w:lineRule="auto"/>
              <w:rPr>
                <w:rStyle w:val="Strong"/>
              </w:rPr>
            </w:pPr>
            <w:r w:rsidRPr="00FC367F">
              <w:rPr>
                <w:rStyle w:val="Strong"/>
              </w:rPr>
              <w:t xml:space="preserve">Penthouse </w:t>
            </w:r>
          </w:p>
        </w:tc>
        <w:tc>
          <w:tcPr>
            <w:tcW w:w="4666" w:type="dxa"/>
          </w:tcPr>
          <w:p w:rsidR="00B35B9B" w:rsidRPr="00070946" w:rsidRDefault="00B35B9B" w:rsidP="003E02B2">
            <w:pPr>
              <w:spacing w:line="276" w:lineRule="auto"/>
              <w:cnfStyle w:val="000000010000" w:firstRow="0" w:lastRow="0" w:firstColumn="0" w:lastColumn="0" w:oddVBand="0" w:evenVBand="0" w:oddHBand="0" w:evenHBand="1" w:firstRowFirstColumn="0" w:firstRowLastColumn="0" w:lastRowFirstColumn="0" w:lastRowLastColumn="0"/>
              <w:rPr>
                <w:rStyle w:val="Strong"/>
                <w:b w:val="0"/>
              </w:rPr>
            </w:pPr>
            <w:r w:rsidRPr="00070946">
              <w:rPr>
                <w:rStyle w:val="Strong"/>
              </w:rPr>
              <w:t>Cleaning Service</w:t>
            </w:r>
          </w:p>
        </w:tc>
      </w:tr>
      <w:tr w:rsidR="00B35B9B" w:rsidRPr="00FC367F" w:rsidTr="003E0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B35B9B" w:rsidRPr="00FC367F" w:rsidRDefault="00B35B9B" w:rsidP="003E02B2">
            <w:pPr>
              <w:spacing w:line="276" w:lineRule="auto"/>
              <w:rPr>
                <w:rStyle w:val="Strong"/>
              </w:rPr>
            </w:pPr>
            <w:r w:rsidRPr="00FC367F">
              <w:rPr>
                <w:rStyle w:val="Strong"/>
              </w:rPr>
              <w:t>Underground Jazz Club</w:t>
            </w:r>
          </w:p>
        </w:tc>
        <w:tc>
          <w:tcPr>
            <w:tcW w:w="4666" w:type="dxa"/>
          </w:tcPr>
          <w:p w:rsidR="00B35B9B" w:rsidRPr="00070946" w:rsidRDefault="00B35B9B" w:rsidP="003E02B2">
            <w:pPr>
              <w:spacing w:line="276" w:lineRule="auto"/>
              <w:cnfStyle w:val="000000100000" w:firstRow="0" w:lastRow="0" w:firstColumn="0" w:lastColumn="0" w:oddVBand="0" w:evenVBand="0" w:oddHBand="1" w:evenHBand="0" w:firstRowFirstColumn="0" w:firstRowLastColumn="0" w:lastRowFirstColumn="0" w:lastRowLastColumn="0"/>
              <w:rPr>
                <w:rStyle w:val="Strong"/>
                <w:b w:val="0"/>
              </w:rPr>
            </w:pPr>
            <w:r w:rsidRPr="00070946">
              <w:rPr>
                <w:rStyle w:val="Strong"/>
              </w:rPr>
              <w:t>Concierge Service</w:t>
            </w:r>
          </w:p>
        </w:tc>
      </w:tr>
      <w:tr w:rsidR="00B35B9B" w:rsidRPr="00FC367F" w:rsidTr="003E02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B35B9B" w:rsidRPr="00FC367F" w:rsidRDefault="00B35B9B" w:rsidP="003E02B2">
            <w:pPr>
              <w:spacing w:line="276" w:lineRule="auto"/>
              <w:rPr>
                <w:rStyle w:val="Strong"/>
              </w:rPr>
            </w:pPr>
            <w:r w:rsidRPr="00FC367F">
              <w:rPr>
                <w:rStyle w:val="Strong"/>
              </w:rPr>
              <w:t xml:space="preserve">Coffee Bar </w:t>
            </w:r>
          </w:p>
        </w:tc>
        <w:tc>
          <w:tcPr>
            <w:tcW w:w="4666" w:type="dxa"/>
          </w:tcPr>
          <w:p w:rsidR="00B35B9B" w:rsidRPr="00070946" w:rsidRDefault="00B35B9B" w:rsidP="003E02B2">
            <w:pPr>
              <w:spacing w:line="276" w:lineRule="auto"/>
              <w:cnfStyle w:val="000000010000" w:firstRow="0" w:lastRow="0" w:firstColumn="0" w:lastColumn="0" w:oddVBand="0" w:evenVBand="0" w:oddHBand="0" w:evenHBand="1" w:firstRowFirstColumn="0" w:firstRowLastColumn="0" w:lastRowFirstColumn="0" w:lastRowLastColumn="0"/>
              <w:rPr>
                <w:rStyle w:val="Strong"/>
                <w:b w:val="0"/>
              </w:rPr>
            </w:pPr>
            <w:r w:rsidRPr="00070946">
              <w:rPr>
                <w:rStyle w:val="Strong"/>
              </w:rPr>
              <w:t>Express Checkout</w:t>
            </w:r>
          </w:p>
        </w:tc>
      </w:tr>
      <w:tr w:rsidR="00B35B9B" w:rsidRPr="00FC367F" w:rsidTr="003E0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B35B9B" w:rsidRPr="00FC367F" w:rsidRDefault="00B35B9B" w:rsidP="003E02B2">
            <w:pPr>
              <w:spacing w:line="276" w:lineRule="auto"/>
              <w:rPr>
                <w:rStyle w:val="Strong"/>
              </w:rPr>
            </w:pPr>
            <w:r w:rsidRPr="00FC367F">
              <w:rPr>
                <w:rStyle w:val="Strong"/>
              </w:rPr>
              <w:t>Bakery</w:t>
            </w:r>
          </w:p>
        </w:tc>
        <w:tc>
          <w:tcPr>
            <w:tcW w:w="4666" w:type="dxa"/>
          </w:tcPr>
          <w:p w:rsidR="00B35B9B" w:rsidRPr="00070946" w:rsidRDefault="00B35B9B" w:rsidP="003E02B2">
            <w:pPr>
              <w:spacing w:line="276" w:lineRule="auto"/>
              <w:cnfStyle w:val="000000100000" w:firstRow="0" w:lastRow="0" w:firstColumn="0" w:lastColumn="0" w:oddVBand="0" w:evenVBand="0" w:oddHBand="1" w:evenHBand="0" w:firstRowFirstColumn="0" w:firstRowLastColumn="0" w:lastRowFirstColumn="0" w:lastRowLastColumn="0"/>
              <w:rPr>
                <w:rStyle w:val="Strong"/>
                <w:b w:val="0"/>
              </w:rPr>
            </w:pPr>
            <w:r w:rsidRPr="00070946">
              <w:rPr>
                <w:rStyle w:val="Strong"/>
              </w:rPr>
              <w:t>24-Hour Security</w:t>
            </w:r>
          </w:p>
        </w:tc>
      </w:tr>
      <w:tr w:rsidR="00B35B9B" w:rsidRPr="00FC367F" w:rsidTr="003E02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rsidR="00B35B9B" w:rsidRPr="00FC367F" w:rsidRDefault="00B35B9B" w:rsidP="003E02B2">
            <w:pPr>
              <w:spacing w:line="276" w:lineRule="auto"/>
              <w:rPr>
                <w:rStyle w:val="Strong"/>
              </w:rPr>
            </w:pPr>
            <w:r w:rsidRPr="00FC367F">
              <w:rPr>
                <w:rStyle w:val="Strong"/>
              </w:rPr>
              <w:t>Fitness Room</w:t>
            </w:r>
          </w:p>
        </w:tc>
        <w:tc>
          <w:tcPr>
            <w:tcW w:w="4666" w:type="dxa"/>
          </w:tcPr>
          <w:p w:rsidR="00B35B9B" w:rsidRPr="00070946" w:rsidRDefault="00B35B9B" w:rsidP="003E02B2">
            <w:pPr>
              <w:spacing w:line="276" w:lineRule="auto"/>
              <w:cnfStyle w:val="000000010000" w:firstRow="0" w:lastRow="0" w:firstColumn="0" w:lastColumn="0" w:oddVBand="0" w:evenVBand="0" w:oddHBand="0" w:evenHBand="1" w:firstRowFirstColumn="0" w:firstRowLastColumn="0" w:lastRowFirstColumn="0" w:lastRowLastColumn="0"/>
              <w:rPr>
                <w:rStyle w:val="Strong"/>
                <w:b w:val="0"/>
              </w:rPr>
            </w:pPr>
            <w:r w:rsidRPr="00070946">
              <w:rPr>
                <w:rStyle w:val="Strong"/>
              </w:rPr>
              <w:t>Wireless Internet</w:t>
            </w:r>
          </w:p>
        </w:tc>
      </w:tr>
    </w:tbl>
    <w:p w:rsidR="00027578" w:rsidRDefault="00027578" w:rsidP="00B35B9B">
      <w:pPr>
        <w:spacing w:line="276" w:lineRule="auto"/>
        <w:rPr>
          <w:rFonts w:ascii="Microsoft Sans Serif" w:hAnsi="Microsoft Sans Serif" w:cs="Microsoft Sans Serif"/>
          <w:szCs w:val="22"/>
        </w:rPr>
      </w:pPr>
    </w:p>
    <w:p w:rsidR="0069192F" w:rsidRDefault="0069192F">
      <w:pPr>
        <w:spacing w:line="259" w:lineRule="auto"/>
        <w:rPr>
          <w:rFonts w:ascii="Microsoft Sans Serif" w:hAnsi="Microsoft Sans Serif" w:cs="Microsoft Sans Serif"/>
          <w:szCs w:val="22"/>
        </w:rPr>
      </w:pPr>
      <w:r>
        <w:rPr>
          <w:rFonts w:ascii="Microsoft Sans Serif" w:hAnsi="Microsoft Sans Serif" w:cs="Microsoft Sans Serif"/>
          <w:szCs w:val="22"/>
        </w:rPr>
        <w:br w:type="page"/>
      </w:r>
    </w:p>
    <w:p w:rsidR="00027578" w:rsidRPr="003E09AD" w:rsidRDefault="00027578" w:rsidP="00027578">
      <w:pPr>
        <w:rPr>
          <w:rFonts w:eastAsia="MS Gothic"/>
        </w:rPr>
      </w:pPr>
      <w:r w:rsidRPr="003E09AD">
        <w:rPr>
          <w:rFonts w:eastAsia="MS Gothic"/>
        </w:rPr>
        <w:lastRenderedPageBreak/>
        <w:t>The Bohemian Landon</w:t>
      </w:r>
    </w:p>
    <w:p w:rsidR="00027578" w:rsidRPr="003E09AD" w:rsidRDefault="00027578" w:rsidP="00027578">
      <w:pPr>
        <w:tabs>
          <w:tab w:val="left" w:pos="0"/>
        </w:tabs>
        <w:rPr>
          <w:rFonts w:eastAsia="MS Mincho" w:cstheme="minorHAnsi"/>
        </w:rPr>
      </w:pPr>
      <w:r w:rsidRPr="003E09AD">
        <w:rPr>
          <w:rFonts w:eastAsia="MS Mincho" w:cstheme="minorHAnsi"/>
        </w:rPr>
        <w:t xml:space="preserve">Since the Middle Ages, the Latin Quarter has been a neighborhood of artists, writers, and intellects, and the </w:t>
      </w:r>
      <w:r w:rsidRPr="003E09AD">
        <w:rPr>
          <w:rFonts w:eastAsia="MS Mincho" w:cstheme="minorHAnsi"/>
          <w:b/>
          <w:bCs/>
        </w:rPr>
        <w:t>Latin Quarter Landon</w:t>
      </w:r>
      <w:r w:rsidRPr="003E09AD">
        <w:rPr>
          <w:rFonts w:eastAsia="MS Mincho" w:cstheme="minorHAnsi"/>
        </w:rPr>
        <w:t xml:space="preserve"> exudes this in every brick of its building.</w:t>
      </w:r>
    </w:p>
    <w:p w:rsidR="00027578" w:rsidRPr="003E09AD" w:rsidRDefault="00027578" w:rsidP="00027578">
      <w:pPr>
        <w:tabs>
          <w:tab w:val="left" w:pos="0"/>
        </w:tabs>
        <w:rPr>
          <w:rFonts w:eastAsia="MS Mincho" w:cstheme="minorHAnsi"/>
        </w:rPr>
      </w:pPr>
      <w:r w:rsidRPr="003E09AD">
        <w:rPr>
          <w:rFonts w:eastAsia="MS Mincho" w:cstheme="minorHAnsi"/>
        </w:rPr>
        <w:t xml:space="preserve">It’s a common experience that a tourist finds himself derailed from an ordinary day of tourism, to sit in the vintage reading room of the </w:t>
      </w:r>
      <w:r w:rsidRPr="003E09AD">
        <w:rPr>
          <w:rFonts w:eastAsia="MS Mincho" w:cstheme="minorHAnsi"/>
          <w:b/>
          <w:bCs/>
        </w:rPr>
        <w:t>Latin Quarter Landon</w:t>
      </w:r>
      <w:r w:rsidRPr="003E09AD">
        <w:rPr>
          <w:rFonts w:eastAsia="MS Mincho" w:cstheme="minorHAnsi"/>
        </w:rPr>
        <w:t xml:space="preserve"> and debate politics, discuss literature, or recite poetry with natives, while sipping coffee amongst the hotel’s sizable book stacks.</w:t>
      </w:r>
    </w:p>
    <w:p w:rsidR="00027578" w:rsidRDefault="00027578" w:rsidP="00027578">
      <w:pPr>
        <w:tabs>
          <w:tab w:val="left" w:pos="0"/>
        </w:tabs>
        <w:rPr>
          <w:rFonts w:eastAsia="MS Mincho" w:cstheme="minorHAnsi"/>
        </w:rPr>
      </w:pPr>
      <w:r w:rsidRPr="003E09AD">
        <w:rPr>
          <w:rFonts w:eastAsia="MS Mincho" w:cstheme="minorHAnsi"/>
        </w:rPr>
        <w:t xml:space="preserve">When night falls, locals head to the </w:t>
      </w:r>
      <w:r w:rsidRPr="003E09AD">
        <w:rPr>
          <w:rFonts w:eastAsia="MS Mincho" w:cstheme="minorHAnsi"/>
          <w:b/>
          <w:bCs/>
        </w:rPr>
        <w:t>Underground Jazz Club</w:t>
      </w:r>
      <w:r w:rsidRPr="003E09AD">
        <w:rPr>
          <w:rFonts w:eastAsia="MS Mincho" w:cstheme="minorHAnsi"/>
        </w:rPr>
        <w:t>, in the hotel basement, to hear the most celebrated voices in jazz, both long-standing and up-and-coming</w:t>
      </w:r>
      <w:r>
        <w:rPr>
          <w:rFonts w:eastAsia="MS Mincho" w:cstheme="minorHAnsi"/>
        </w:rPr>
        <w:t>.</w:t>
      </w:r>
    </w:p>
    <w:p w:rsidR="00027578" w:rsidRDefault="00027578" w:rsidP="00B35B9B">
      <w:pPr>
        <w:spacing w:line="276" w:lineRule="auto"/>
        <w:rPr>
          <w:rFonts w:ascii="Microsoft Sans Serif" w:hAnsi="Microsoft Sans Serif" w:cs="Microsoft Sans Serif"/>
          <w:szCs w:val="22"/>
        </w:rPr>
      </w:pPr>
    </w:p>
    <w:p w:rsidR="00B35B9B" w:rsidRDefault="00027578" w:rsidP="00B35B9B">
      <w:bookmarkStart w:id="18" w:name="_Toc7730801"/>
      <w:bookmarkStart w:id="19" w:name="PHOTO_Above_Local_Sights"/>
      <w:r>
        <w:rPr>
          <w:noProof/>
        </w:rPr>
        <w:drawing>
          <wp:anchor distT="0" distB="0" distL="114300" distR="114300" simplePos="0" relativeHeight="251659264" behindDoc="1" locked="0" layoutInCell="1" allowOverlap="1" wp14:anchorId="1E91BA12" wp14:editId="579C00EE">
            <wp:simplePos x="0" y="0"/>
            <wp:positionH relativeFrom="column">
              <wp:posOffset>0</wp:posOffset>
            </wp:positionH>
            <wp:positionV relativeFrom="paragraph">
              <wp:posOffset>122555</wp:posOffset>
            </wp:positionV>
            <wp:extent cx="1656715" cy="131445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n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6715" cy="1314450"/>
                    </a:xfrm>
                    <a:prstGeom prst="rect">
                      <a:avLst/>
                    </a:prstGeom>
                  </pic:spPr>
                </pic:pic>
              </a:graphicData>
            </a:graphic>
            <wp14:sizeRelH relativeFrom="page">
              <wp14:pctWidth>0</wp14:pctWidth>
            </wp14:sizeRelH>
            <wp14:sizeRelV relativeFrom="page">
              <wp14:pctHeight>0</wp14:pctHeight>
            </wp14:sizeRelV>
          </wp:anchor>
        </w:drawing>
      </w:r>
      <w:bookmarkEnd w:id="19"/>
      <w:r w:rsidR="00B35B9B">
        <w:br/>
        <w:t>Local Sights</w:t>
      </w:r>
      <w:bookmarkEnd w:id="18"/>
    </w:p>
    <w:p w:rsidR="00B35B9B" w:rsidRPr="00207418" w:rsidRDefault="00B35B9B" w:rsidP="00B35B9B">
      <w:pPr>
        <w:numPr>
          <w:ilvl w:val="0"/>
          <w:numId w:val="8"/>
        </w:numPr>
        <w:rPr>
          <w:bCs/>
          <w:sz w:val="20"/>
          <w:szCs w:val="20"/>
        </w:rPr>
      </w:pPr>
      <w:r w:rsidRPr="00207418">
        <w:rPr>
          <w:bCs/>
          <w:sz w:val="20"/>
          <w:szCs w:val="20"/>
        </w:rPr>
        <w:t>Place St. Michel</w:t>
      </w:r>
      <w:r w:rsidRPr="00207418">
        <w:rPr>
          <w:bCs/>
          <w:sz w:val="20"/>
          <w:szCs w:val="20"/>
        </w:rPr>
        <w:tab/>
      </w:r>
    </w:p>
    <w:p w:rsidR="00B35B9B" w:rsidRPr="00207418" w:rsidRDefault="00B35B9B" w:rsidP="00B35B9B">
      <w:pPr>
        <w:numPr>
          <w:ilvl w:val="0"/>
          <w:numId w:val="8"/>
        </w:numPr>
        <w:rPr>
          <w:bCs/>
          <w:sz w:val="20"/>
          <w:szCs w:val="20"/>
        </w:rPr>
      </w:pPr>
      <w:r w:rsidRPr="00207418">
        <w:rPr>
          <w:bCs/>
          <w:sz w:val="20"/>
          <w:szCs w:val="20"/>
        </w:rPr>
        <w:t>Paris Panthéon</w:t>
      </w:r>
    </w:p>
    <w:p w:rsidR="00B35B9B" w:rsidRPr="00207418" w:rsidRDefault="00B35B9B" w:rsidP="00B35B9B">
      <w:pPr>
        <w:numPr>
          <w:ilvl w:val="0"/>
          <w:numId w:val="8"/>
        </w:numPr>
        <w:rPr>
          <w:bCs/>
          <w:sz w:val="20"/>
          <w:szCs w:val="20"/>
        </w:rPr>
      </w:pPr>
      <w:r w:rsidRPr="00207418">
        <w:rPr>
          <w:bCs/>
          <w:sz w:val="20"/>
          <w:szCs w:val="20"/>
        </w:rPr>
        <w:t>Cluny Museum</w:t>
      </w:r>
    </w:p>
    <w:p w:rsidR="00B35B9B" w:rsidRPr="00207418" w:rsidRDefault="00B35B9B" w:rsidP="00B35B9B">
      <w:pPr>
        <w:numPr>
          <w:ilvl w:val="0"/>
          <w:numId w:val="8"/>
        </w:numPr>
        <w:rPr>
          <w:bCs/>
          <w:sz w:val="20"/>
          <w:szCs w:val="20"/>
        </w:rPr>
      </w:pPr>
      <w:bookmarkStart w:id="20" w:name="_Hlk7769399"/>
      <w:r w:rsidRPr="00207418">
        <w:rPr>
          <w:bCs/>
          <w:sz w:val="20"/>
          <w:szCs w:val="20"/>
        </w:rPr>
        <w:t>Church of St. Séverin</w:t>
      </w:r>
    </w:p>
    <w:bookmarkEnd w:id="20"/>
    <w:p w:rsidR="00B35B9B" w:rsidRPr="00207418" w:rsidRDefault="00B35B9B" w:rsidP="00B35B9B">
      <w:pPr>
        <w:numPr>
          <w:ilvl w:val="0"/>
          <w:numId w:val="8"/>
        </w:numPr>
        <w:rPr>
          <w:bCs/>
          <w:sz w:val="20"/>
          <w:szCs w:val="20"/>
        </w:rPr>
      </w:pPr>
      <w:r w:rsidRPr="00207418">
        <w:rPr>
          <w:bCs/>
          <w:sz w:val="20"/>
          <w:szCs w:val="20"/>
        </w:rPr>
        <w:t>Luxembourg Gardens</w:t>
      </w:r>
    </w:p>
    <w:p w:rsidR="00B35B9B" w:rsidRPr="00207418" w:rsidRDefault="00B35B9B" w:rsidP="00B35B9B">
      <w:pPr>
        <w:numPr>
          <w:ilvl w:val="0"/>
          <w:numId w:val="8"/>
        </w:numPr>
        <w:rPr>
          <w:bCs/>
          <w:sz w:val="20"/>
          <w:szCs w:val="20"/>
        </w:rPr>
      </w:pPr>
      <w:r w:rsidRPr="00207418">
        <w:rPr>
          <w:bCs/>
          <w:sz w:val="20"/>
          <w:szCs w:val="20"/>
        </w:rPr>
        <w:t>Shakespeare &amp; Co Bookstore</w:t>
      </w:r>
    </w:p>
    <w:p w:rsidR="00B35B9B" w:rsidRDefault="00B35B9B" w:rsidP="00B35B9B">
      <w:pPr>
        <w:numPr>
          <w:ilvl w:val="0"/>
          <w:numId w:val="8"/>
        </w:numPr>
        <w:rPr>
          <w:bCs/>
          <w:sz w:val="20"/>
          <w:szCs w:val="20"/>
        </w:rPr>
      </w:pPr>
      <w:r w:rsidRPr="00207418">
        <w:rPr>
          <w:bCs/>
          <w:sz w:val="20"/>
          <w:szCs w:val="20"/>
        </w:rPr>
        <w:t>Sorbonne University</w:t>
      </w:r>
    </w:p>
    <w:p w:rsidR="00B35B9B" w:rsidRDefault="00B35B9B" w:rsidP="00B35B9B">
      <w:pPr>
        <w:rPr>
          <w:bCs/>
          <w:sz w:val="20"/>
          <w:szCs w:val="20"/>
        </w:rPr>
      </w:pPr>
    </w:p>
    <w:p w:rsidR="00B35B9B" w:rsidRDefault="00B35B9B">
      <w:pPr>
        <w:spacing w:line="259" w:lineRule="auto"/>
        <w:sectPr w:rsidR="00B35B9B" w:rsidSect="00B35B9B">
          <w:pgSz w:w="12240" w:h="15840"/>
          <w:pgMar w:top="1440" w:right="1440" w:bottom="1440" w:left="1440" w:header="720" w:footer="720" w:gutter="0"/>
          <w:cols w:space="720"/>
          <w:docGrid w:linePitch="360"/>
        </w:sectPr>
      </w:pPr>
    </w:p>
    <w:tbl>
      <w:tblPr>
        <w:tblStyle w:val="TableGridLight"/>
        <w:tblpPr w:leftFromText="180" w:rightFromText="180" w:vertAnchor="page" w:horzAnchor="margin" w:tblpX="-545" w:tblpY="1276"/>
        <w:tblW w:w="14300" w:type="dxa"/>
        <w:tblLayout w:type="fixed"/>
        <w:tblLook w:val="04A0" w:firstRow="1" w:lastRow="0" w:firstColumn="1" w:lastColumn="0" w:noHBand="0" w:noVBand="1"/>
      </w:tblPr>
      <w:tblGrid>
        <w:gridCol w:w="630"/>
        <w:gridCol w:w="13670"/>
      </w:tblGrid>
      <w:tr w:rsidR="0041159A" w:rsidRPr="009A12E5" w:rsidTr="003E02B2">
        <w:trPr>
          <w:trHeight w:val="288"/>
        </w:trPr>
        <w:tc>
          <w:tcPr>
            <w:tcW w:w="630" w:type="dxa"/>
          </w:tcPr>
          <w:p w:rsidR="0041159A" w:rsidRPr="009A12E5" w:rsidRDefault="0041159A" w:rsidP="003E02B2">
            <w:pPr>
              <w:spacing w:before="120" w:after="0" w:line="240" w:lineRule="auto"/>
              <w:rPr>
                <w:rFonts w:ascii="Calibri Light" w:hAnsi="Calibri Light"/>
                <w:b/>
              </w:rPr>
            </w:pPr>
            <w:r>
              <w:rPr>
                <w:rFonts w:ascii="Calibri Light" w:hAnsi="Calibri Light"/>
              </w:rPr>
              <w:lastRenderedPageBreak/>
              <w:t>1</w:t>
            </w:r>
            <w:r>
              <w:rPr>
                <w:rFonts w:ascii="Calibri Light" w:hAnsi="Calibri Light"/>
                <w:b/>
              </w:rPr>
              <w:t>.</w:t>
            </w:r>
          </w:p>
        </w:tc>
        <w:tc>
          <w:tcPr>
            <w:tcW w:w="13670" w:type="dxa"/>
          </w:tcPr>
          <w:p w:rsidR="0041159A" w:rsidRPr="00207418" w:rsidRDefault="0041159A" w:rsidP="003E02B2">
            <w:pPr>
              <w:spacing w:before="120" w:after="60" w:line="240" w:lineRule="auto"/>
              <w:rPr>
                <w:rFonts w:cs="Arial"/>
              </w:rPr>
            </w:pPr>
            <w:r w:rsidRPr="00207418">
              <w:rPr>
                <w:rFonts w:cs="Arial"/>
              </w:rPr>
              <w:t xml:space="preserve">Save the file as </w:t>
            </w:r>
            <w:r w:rsidRPr="00207418">
              <w:rPr>
                <w:rFonts w:cs="Arial"/>
                <w:i/>
              </w:rPr>
              <w:t>“</w:t>
            </w:r>
            <w:r w:rsidRPr="00541B91">
              <w:rPr>
                <w:rFonts w:cs="Arial"/>
              </w:rPr>
              <w:t xml:space="preserve">My </w:t>
            </w:r>
            <w:r w:rsidR="00816B23">
              <w:rPr>
                <w:rFonts w:cs="Arial"/>
              </w:rPr>
              <w:t>Final</w:t>
            </w:r>
            <w:r>
              <w:rPr>
                <w:rFonts w:cs="Arial"/>
              </w:rPr>
              <w:t xml:space="preserve"> Challenge</w:t>
            </w:r>
            <w:r w:rsidRPr="00207418">
              <w:rPr>
                <w:rFonts w:cs="Arial"/>
                <w:i/>
              </w:rPr>
              <w:t>”</w:t>
            </w:r>
            <w:r w:rsidRPr="00207418">
              <w:rPr>
                <w:rFonts w:cs="Arial"/>
              </w:rPr>
              <w:t xml:space="preserve"> in the Chapter 8 Exercises folder.</w:t>
            </w:r>
          </w:p>
        </w:tc>
      </w:tr>
      <w:tr w:rsidR="00DE36A8" w:rsidRPr="009A12E5" w:rsidTr="003E02B2">
        <w:trPr>
          <w:trHeight w:val="646"/>
        </w:trPr>
        <w:tc>
          <w:tcPr>
            <w:tcW w:w="630" w:type="dxa"/>
          </w:tcPr>
          <w:p w:rsidR="00DE36A8" w:rsidRPr="009A12E5" w:rsidRDefault="00DE36A8" w:rsidP="00DE36A8">
            <w:pPr>
              <w:spacing w:before="120" w:after="0" w:line="240" w:lineRule="auto"/>
              <w:rPr>
                <w:rFonts w:ascii="Calibri Light" w:hAnsi="Calibri Light"/>
                <w:b/>
              </w:rPr>
            </w:pPr>
            <w:r>
              <w:rPr>
                <w:rFonts w:ascii="Calibri Light" w:hAnsi="Calibri Light"/>
              </w:rPr>
              <w:t>2</w:t>
            </w:r>
            <w:r>
              <w:rPr>
                <w:rFonts w:ascii="Calibri Light" w:hAnsi="Calibri Light"/>
                <w:b/>
              </w:rPr>
              <w:t>.</w:t>
            </w:r>
          </w:p>
        </w:tc>
        <w:tc>
          <w:tcPr>
            <w:tcW w:w="13670" w:type="dxa"/>
          </w:tcPr>
          <w:p w:rsidR="00DE36A8" w:rsidRDefault="00DE36A8" w:rsidP="00DE36A8">
            <w:pPr>
              <w:spacing w:before="120" w:after="60" w:line="240" w:lineRule="auto"/>
              <w:rPr>
                <w:rFonts w:cs="Arial"/>
              </w:rPr>
            </w:pPr>
            <w:r w:rsidRPr="00207418">
              <w:rPr>
                <w:rFonts w:cs="Arial"/>
              </w:rPr>
              <w:t>Configure the two paragraphs under the “</w:t>
            </w:r>
            <w:r w:rsidRPr="00207418">
              <w:rPr>
                <w:rFonts w:cs="Arial"/>
                <w:b/>
              </w:rPr>
              <w:t>Business Events</w:t>
            </w:r>
            <w:r w:rsidRPr="00207418">
              <w:rPr>
                <w:rFonts w:cs="Arial"/>
              </w:rPr>
              <w:t>” heading</w:t>
            </w:r>
            <w:r>
              <w:rPr>
                <w:rFonts w:cs="Arial"/>
              </w:rPr>
              <w:t xml:space="preserve"> as follows:</w:t>
            </w:r>
          </w:p>
          <w:p w:rsidR="00DE36A8" w:rsidRDefault="00DE36A8" w:rsidP="00DE36A8">
            <w:pPr>
              <w:pStyle w:val="ListParagraph"/>
              <w:numPr>
                <w:ilvl w:val="0"/>
                <w:numId w:val="18"/>
              </w:numPr>
              <w:spacing w:before="120" w:after="60" w:line="240" w:lineRule="auto"/>
              <w:ind w:left="331"/>
              <w:rPr>
                <w:rFonts w:cs="Arial"/>
              </w:rPr>
            </w:pPr>
            <w:r>
              <w:rPr>
                <w:rFonts w:cs="Arial"/>
              </w:rPr>
              <w:t>S</w:t>
            </w:r>
            <w:r w:rsidRPr="003279B1">
              <w:rPr>
                <w:rFonts w:cs="Arial"/>
              </w:rPr>
              <w:t>pacing exactly 12 pts. and 12 pts. after</w:t>
            </w:r>
          </w:p>
          <w:p w:rsidR="00DE36A8" w:rsidRDefault="00910541" w:rsidP="00DE36A8">
            <w:pPr>
              <w:pStyle w:val="ListParagraph"/>
              <w:numPr>
                <w:ilvl w:val="0"/>
                <w:numId w:val="18"/>
              </w:numPr>
              <w:spacing w:before="120" w:after="60" w:line="240" w:lineRule="auto"/>
              <w:ind w:left="331"/>
              <w:rPr>
                <w:rFonts w:cs="Arial"/>
              </w:rPr>
            </w:pPr>
            <w:r>
              <w:rPr>
                <w:rFonts w:cs="Arial"/>
              </w:rPr>
              <w:t>0</w:t>
            </w:r>
            <w:r w:rsidR="00DE36A8" w:rsidRPr="003279B1">
              <w:rPr>
                <w:rFonts w:cs="Arial"/>
              </w:rPr>
              <w:t>.5” first line indent</w:t>
            </w:r>
            <w:r w:rsidR="00DE36A8">
              <w:rPr>
                <w:rFonts w:cs="Arial"/>
              </w:rPr>
              <w:t>.</w:t>
            </w:r>
          </w:p>
          <w:p w:rsidR="00DE36A8" w:rsidRPr="003279B1" w:rsidRDefault="00910541" w:rsidP="00DE36A8">
            <w:pPr>
              <w:pStyle w:val="ListParagraph"/>
              <w:numPr>
                <w:ilvl w:val="0"/>
                <w:numId w:val="18"/>
              </w:numPr>
              <w:spacing w:before="120" w:after="60" w:line="240" w:lineRule="auto"/>
              <w:ind w:left="331"/>
              <w:rPr>
                <w:rFonts w:cs="Arial"/>
              </w:rPr>
            </w:pPr>
            <w:r>
              <w:rPr>
                <w:rFonts w:cs="Arial"/>
              </w:rPr>
              <w:t>0</w:t>
            </w:r>
            <w:r w:rsidR="00DE36A8" w:rsidRPr="003279B1">
              <w:rPr>
                <w:rFonts w:cs="Arial"/>
              </w:rPr>
              <w:t xml:space="preserve">.5” indent on both the left and right margins.  </w:t>
            </w:r>
          </w:p>
        </w:tc>
      </w:tr>
      <w:tr w:rsidR="00DE36A8" w:rsidRPr="009A12E5" w:rsidTr="003E02B2">
        <w:trPr>
          <w:trHeight w:val="288"/>
        </w:trPr>
        <w:tc>
          <w:tcPr>
            <w:tcW w:w="630" w:type="dxa"/>
          </w:tcPr>
          <w:p w:rsidR="00DE36A8" w:rsidRPr="00EE1B71" w:rsidRDefault="00DE36A8" w:rsidP="00DE36A8">
            <w:pPr>
              <w:spacing w:before="120" w:after="0" w:line="240" w:lineRule="auto"/>
              <w:rPr>
                <w:rFonts w:ascii="Calibri Light" w:hAnsi="Calibri Light"/>
              </w:rPr>
            </w:pPr>
            <w:r>
              <w:rPr>
                <w:rFonts w:ascii="Calibri Light" w:hAnsi="Calibri Light"/>
              </w:rPr>
              <w:t>3.</w:t>
            </w:r>
          </w:p>
        </w:tc>
        <w:tc>
          <w:tcPr>
            <w:tcW w:w="13670" w:type="dxa"/>
          </w:tcPr>
          <w:p w:rsidR="00DE36A8" w:rsidRPr="00207418" w:rsidRDefault="00DE36A8" w:rsidP="00DE36A8">
            <w:pPr>
              <w:pStyle w:val="ListParagraph"/>
              <w:numPr>
                <w:ilvl w:val="0"/>
                <w:numId w:val="1"/>
              </w:numPr>
              <w:spacing w:before="120" w:after="60" w:line="240" w:lineRule="auto"/>
              <w:ind w:left="340"/>
              <w:rPr>
                <w:rFonts w:cs="Arial"/>
              </w:rPr>
            </w:pPr>
            <w:r w:rsidRPr="00207418">
              <w:rPr>
                <w:rFonts w:cs="Arial"/>
              </w:rPr>
              <w:t>Insert the photo of Peter Landon (Chapter 8 file) above the text: “</w:t>
            </w:r>
            <w:r w:rsidRPr="00207418">
              <w:rPr>
                <w:rFonts w:cs="Arial"/>
                <w:b/>
              </w:rPr>
              <w:t>Peter Landon, Founder of The Landon Hotels</w:t>
            </w:r>
            <w:r w:rsidRPr="00207418">
              <w:rPr>
                <w:rFonts w:cs="Arial"/>
              </w:rPr>
              <w:t>”.</w:t>
            </w:r>
          </w:p>
          <w:p w:rsidR="00DE36A8" w:rsidRPr="00207418" w:rsidRDefault="00DE36A8" w:rsidP="00DE36A8">
            <w:pPr>
              <w:pStyle w:val="ListParagraph"/>
              <w:numPr>
                <w:ilvl w:val="0"/>
                <w:numId w:val="1"/>
              </w:numPr>
              <w:spacing w:before="120" w:after="60" w:line="240" w:lineRule="auto"/>
              <w:ind w:left="340"/>
              <w:rPr>
                <w:rFonts w:cs="Arial"/>
              </w:rPr>
            </w:pPr>
            <w:r w:rsidRPr="00207418">
              <w:rPr>
                <w:rFonts w:cs="Arial"/>
              </w:rPr>
              <w:t>Resize the photo to 1” wide x 1.5” high.</w:t>
            </w:r>
          </w:p>
          <w:p w:rsidR="00DE36A8" w:rsidRPr="00207418" w:rsidRDefault="00DE36A8" w:rsidP="00DE36A8">
            <w:pPr>
              <w:pStyle w:val="ListParagraph"/>
              <w:numPr>
                <w:ilvl w:val="0"/>
                <w:numId w:val="1"/>
              </w:numPr>
              <w:spacing w:before="120" w:after="60" w:line="240" w:lineRule="auto"/>
              <w:ind w:left="340"/>
              <w:rPr>
                <w:rFonts w:cs="Arial"/>
              </w:rPr>
            </w:pPr>
            <w:r w:rsidRPr="00207418">
              <w:rPr>
                <w:rFonts w:cs="Arial"/>
              </w:rPr>
              <w:t>Configure the graphic so the text flows on</w:t>
            </w:r>
            <w:r>
              <w:rPr>
                <w:rFonts w:cs="Arial"/>
              </w:rPr>
              <w:t xml:space="preserve"> the</w:t>
            </w:r>
            <w:r w:rsidRPr="00207418">
              <w:rPr>
                <w:rFonts w:cs="Arial"/>
              </w:rPr>
              <w:t xml:space="preserve"> top and bottom of the photo.</w:t>
            </w:r>
          </w:p>
          <w:p w:rsidR="00DE36A8" w:rsidRPr="00207418" w:rsidRDefault="00DE36A8" w:rsidP="00DE36A8">
            <w:pPr>
              <w:pStyle w:val="ListParagraph"/>
              <w:numPr>
                <w:ilvl w:val="0"/>
                <w:numId w:val="1"/>
              </w:numPr>
              <w:spacing w:before="120" w:after="60" w:line="240" w:lineRule="auto"/>
              <w:ind w:left="340"/>
              <w:rPr>
                <w:rFonts w:cs="Arial"/>
              </w:rPr>
            </w:pPr>
            <w:r w:rsidRPr="00207418">
              <w:rPr>
                <w:rFonts w:cs="Arial"/>
              </w:rPr>
              <w:t>Align the photo between the text “</w:t>
            </w:r>
            <w:r w:rsidRPr="00A37C6A">
              <w:rPr>
                <w:rFonts w:cs="Arial"/>
                <w:b/>
              </w:rPr>
              <w:t>You’ll feel at home in our neighborhood</w:t>
            </w:r>
            <w:r w:rsidRPr="00207418">
              <w:rPr>
                <w:rFonts w:cs="Arial"/>
              </w:rPr>
              <w:t>” and “</w:t>
            </w:r>
            <w:r w:rsidRPr="00A37C6A">
              <w:rPr>
                <w:rFonts w:cs="Arial"/>
                <w:b/>
              </w:rPr>
              <w:t>Peter Landon, Founder of The Landon Hotels</w:t>
            </w:r>
            <w:r w:rsidRPr="00207418">
              <w:rPr>
                <w:rFonts w:cs="Arial"/>
              </w:rPr>
              <w:t>”.</w:t>
            </w:r>
          </w:p>
          <w:p w:rsidR="00DE36A8" w:rsidRPr="00207418" w:rsidRDefault="00DE36A8" w:rsidP="00DE36A8">
            <w:pPr>
              <w:pStyle w:val="ListParagraph"/>
              <w:numPr>
                <w:ilvl w:val="0"/>
                <w:numId w:val="1"/>
              </w:numPr>
              <w:spacing w:before="120" w:after="60" w:line="240" w:lineRule="auto"/>
              <w:ind w:left="340"/>
              <w:rPr>
                <w:rFonts w:cs="Arial"/>
              </w:rPr>
            </w:pPr>
            <w:r w:rsidRPr="00207418">
              <w:rPr>
                <w:rFonts w:cs="Arial"/>
              </w:rPr>
              <w:t>Apply the Film Grain effect and add the Double Frame, Black style.</w:t>
            </w:r>
          </w:p>
          <w:p w:rsidR="00DE36A8" w:rsidRPr="00207418" w:rsidRDefault="00DE36A8" w:rsidP="00DE36A8">
            <w:pPr>
              <w:pStyle w:val="ListParagraph"/>
              <w:numPr>
                <w:ilvl w:val="0"/>
                <w:numId w:val="1"/>
              </w:numPr>
              <w:spacing w:before="120" w:after="60" w:line="240" w:lineRule="auto"/>
              <w:ind w:left="340"/>
              <w:rPr>
                <w:rFonts w:cs="Arial"/>
              </w:rPr>
            </w:pPr>
            <w:r w:rsidRPr="00207418">
              <w:rPr>
                <w:rFonts w:cs="Arial"/>
              </w:rPr>
              <w:t xml:space="preserve">Enter the following Alt Text: “Photo of Peter Landon, Founder of the Landon Hotels”. </w:t>
            </w:r>
          </w:p>
          <w:p w:rsidR="00DE36A8" w:rsidRPr="00207418" w:rsidRDefault="00DE36A8" w:rsidP="00DE36A8">
            <w:pPr>
              <w:pStyle w:val="ListParagraph"/>
              <w:numPr>
                <w:ilvl w:val="0"/>
                <w:numId w:val="1"/>
              </w:numPr>
              <w:spacing w:before="120" w:after="60" w:line="240" w:lineRule="auto"/>
              <w:ind w:left="340"/>
              <w:rPr>
                <w:rFonts w:cs="Arial"/>
              </w:rPr>
            </w:pPr>
            <w:r w:rsidRPr="00207418">
              <w:rPr>
                <w:rFonts w:cs="Arial"/>
              </w:rPr>
              <w:t>Lock the photo in its current location.  Do not allow the photo to move with text.</w:t>
            </w:r>
          </w:p>
        </w:tc>
      </w:tr>
      <w:tr w:rsidR="00DE36A8" w:rsidRPr="009A12E5" w:rsidTr="003E02B2">
        <w:trPr>
          <w:trHeight w:val="346"/>
        </w:trPr>
        <w:tc>
          <w:tcPr>
            <w:tcW w:w="630" w:type="dxa"/>
          </w:tcPr>
          <w:p w:rsidR="00DE36A8" w:rsidRDefault="00DE36A8" w:rsidP="00DE36A8">
            <w:pPr>
              <w:spacing w:before="120" w:after="0" w:line="240" w:lineRule="auto"/>
              <w:rPr>
                <w:rFonts w:ascii="Calibri Light" w:hAnsi="Calibri Light"/>
                <w:b/>
              </w:rPr>
            </w:pPr>
            <w:r>
              <w:rPr>
                <w:rFonts w:ascii="Calibri Light" w:hAnsi="Calibri Light"/>
                <w:b/>
              </w:rPr>
              <w:t>4.</w:t>
            </w:r>
          </w:p>
        </w:tc>
        <w:tc>
          <w:tcPr>
            <w:tcW w:w="13670" w:type="dxa"/>
          </w:tcPr>
          <w:p w:rsidR="00DE36A8" w:rsidRPr="00207418" w:rsidRDefault="00DE36A8" w:rsidP="00DE36A8">
            <w:pPr>
              <w:spacing w:before="120" w:after="60" w:line="240" w:lineRule="auto"/>
              <w:rPr>
                <w:rFonts w:cs="Arial"/>
              </w:rPr>
            </w:pPr>
            <w:r w:rsidRPr="00207418">
              <w:rPr>
                <w:rFonts w:cs="Arial"/>
              </w:rPr>
              <w:t>Apply the following Styles to these Headings:</w:t>
            </w:r>
          </w:p>
          <w:p w:rsidR="00DE36A8" w:rsidRPr="00207418" w:rsidRDefault="00DE36A8" w:rsidP="00DE36A8">
            <w:pPr>
              <w:pStyle w:val="ListParagraph"/>
              <w:numPr>
                <w:ilvl w:val="0"/>
                <w:numId w:val="2"/>
              </w:numPr>
              <w:spacing w:before="120" w:after="60" w:line="240" w:lineRule="auto"/>
              <w:ind w:left="340"/>
              <w:rPr>
                <w:rFonts w:cs="Arial"/>
              </w:rPr>
            </w:pPr>
            <w:r w:rsidRPr="00207418">
              <w:rPr>
                <w:rFonts w:cs="Arial"/>
              </w:rPr>
              <w:t xml:space="preserve">Heading 1 Style: </w:t>
            </w:r>
            <w:r>
              <w:rPr>
                <w:rFonts w:cs="Arial"/>
              </w:rPr>
              <w:t>“</w:t>
            </w:r>
            <w:r w:rsidRPr="00A37C6A">
              <w:rPr>
                <w:rFonts w:cs="Arial"/>
                <w:b/>
              </w:rPr>
              <w:t>Event Information, Dining</w:t>
            </w:r>
            <w:r>
              <w:rPr>
                <w:rFonts w:cs="Arial"/>
                <w:b/>
              </w:rPr>
              <w:t>”</w:t>
            </w:r>
          </w:p>
          <w:p w:rsidR="00DE36A8" w:rsidRPr="00A37C6A" w:rsidRDefault="00DE36A8" w:rsidP="00DE36A8">
            <w:pPr>
              <w:pStyle w:val="ListParagraph"/>
              <w:numPr>
                <w:ilvl w:val="0"/>
                <w:numId w:val="2"/>
              </w:numPr>
              <w:spacing w:before="120" w:after="60" w:line="240" w:lineRule="auto"/>
              <w:ind w:left="340"/>
              <w:rPr>
                <w:rFonts w:cs="Arial"/>
                <w:b/>
              </w:rPr>
            </w:pPr>
            <w:r w:rsidRPr="00207418">
              <w:rPr>
                <w:rFonts w:cs="Arial"/>
              </w:rPr>
              <w:t xml:space="preserve">Heading 2 Style: </w:t>
            </w:r>
            <w:r>
              <w:rPr>
                <w:rFonts w:cs="Arial"/>
              </w:rPr>
              <w:t>“</w:t>
            </w:r>
            <w:r w:rsidRPr="00A37C6A">
              <w:rPr>
                <w:rFonts w:cs="Arial"/>
                <w:b/>
              </w:rPr>
              <w:t>Business Events, Weddings and Social Events, Dining in the Area</w:t>
            </w:r>
            <w:r>
              <w:rPr>
                <w:rFonts w:cs="Arial"/>
                <w:b/>
              </w:rPr>
              <w:t>”</w:t>
            </w:r>
          </w:p>
          <w:p w:rsidR="00DE36A8" w:rsidRPr="00207418" w:rsidRDefault="00DE36A8" w:rsidP="00DE36A8">
            <w:pPr>
              <w:pStyle w:val="ListParagraph"/>
              <w:numPr>
                <w:ilvl w:val="0"/>
                <w:numId w:val="2"/>
              </w:numPr>
              <w:spacing w:before="120" w:after="60" w:line="240" w:lineRule="auto"/>
              <w:ind w:left="340"/>
              <w:rPr>
                <w:rFonts w:cs="Arial"/>
              </w:rPr>
            </w:pPr>
            <w:r w:rsidRPr="00207418">
              <w:rPr>
                <w:rFonts w:cs="Arial"/>
              </w:rPr>
              <w:t xml:space="preserve">Heading 3 Style: </w:t>
            </w:r>
            <w:r>
              <w:rPr>
                <w:rFonts w:cs="Arial"/>
              </w:rPr>
              <w:t>“</w:t>
            </w:r>
            <w:r w:rsidRPr="00A37C6A">
              <w:rPr>
                <w:rFonts w:cs="Arial"/>
                <w:b/>
              </w:rPr>
              <w:t>Landon Rooftop Café, Local Sights</w:t>
            </w:r>
            <w:r>
              <w:rPr>
                <w:rFonts w:cs="Arial"/>
                <w:b/>
              </w:rPr>
              <w:t>”</w:t>
            </w:r>
          </w:p>
          <w:p w:rsidR="00DE36A8" w:rsidRPr="00207418" w:rsidRDefault="00DE36A8" w:rsidP="00DE36A8">
            <w:pPr>
              <w:pStyle w:val="ListParagraph"/>
              <w:numPr>
                <w:ilvl w:val="0"/>
                <w:numId w:val="2"/>
              </w:numPr>
              <w:spacing w:before="120" w:after="60" w:line="240" w:lineRule="auto"/>
              <w:ind w:left="340"/>
              <w:rPr>
                <w:rFonts w:cs="Arial"/>
              </w:rPr>
            </w:pPr>
            <w:r w:rsidRPr="00207418">
              <w:rPr>
                <w:rFonts w:cs="Arial"/>
              </w:rPr>
              <w:t>Use the Format Painter</w:t>
            </w:r>
            <w:r w:rsidRPr="00207418">
              <w:rPr>
                <w:rFonts w:cs="Arial"/>
                <w:b/>
              </w:rPr>
              <w:t xml:space="preserve"> </w:t>
            </w:r>
            <w:r w:rsidRPr="00207418">
              <w:rPr>
                <w:rFonts w:cs="Arial"/>
              </w:rPr>
              <w:t>to apply the formatting from the heading</w:t>
            </w:r>
            <w:r w:rsidRPr="00207418">
              <w:rPr>
                <w:rFonts w:cs="Arial"/>
                <w:b/>
              </w:rPr>
              <w:t xml:space="preserve"> “Landon Rooftop Café” </w:t>
            </w:r>
            <w:r w:rsidRPr="00207418">
              <w:rPr>
                <w:rFonts w:cs="Arial"/>
              </w:rPr>
              <w:t>to</w:t>
            </w:r>
            <w:r w:rsidRPr="00207418">
              <w:rPr>
                <w:rFonts w:cs="Arial"/>
                <w:b/>
              </w:rPr>
              <w:t xml:space="preserve"> “The Bohemian Landon</w:t>
            </w:r>
            <w:r w:rsidRPr="00207418">
              <w:rPr>
                <w:rFonts w:cs="Arial"/>
                <w:b/>
                <w:i/>
              </w:rPr>
              <w:t xml:space="preserve">” </w:t>
            </w:r>
            <w:r w:rsidRPr="00A37C6A">
              <w:rPr>
                <w:rFonts w:cs="Arial"/>
              </w:rPr>
              <w:t>heading</w:t>
            </w:r>
            <w:r w:rsidRPr="00207418">
              <w:rPr>
                <w:rFonts w:cs="Arial"/>
                <w:b/>
                <w:i/>
              </w:rPr>
              <w:t>.</w:t>
            </w:r>
          </w:p>
        </w:tc>
      </w:tr>
      <w:tr w:rsidR="00DE36A8" w:rsidRPr="009A12E5" w:rsidTr="003E02B2">
        <w:trPr>
          <w:trHeight w:val="346"/>
        </w:trPr>
        <w:tc>
          <w:tcPr>
            <w:tcW w:w="630" w:type="dxa"/>
          </w:tcPr>
          <w:p w:rsidR="00DE36A8" w:rsidRDefault="00DE36A8" w:rsidP="00DE36A8">
            <w:pPr>
              <w:spacing w:before="120" w:after="0" w:line="240" w:lineRule="auto"/>
              <w:rPr>
                <w:rFonts w:ascii="Calibri Light" w:hAnsi="Calibri Light"/>
                <w:b/>
              </w:rPr>
            </w:pPr>
            <w:r>
              <w:rPr>
                <w:rFonts w:ascii="Calibri Light" w:hAnsi="Calibri Light"/>
                <w:b/>
              </w:rPr>
              <w:t>5.</w:t>
            </w:r>
          </w:p>
        </w:tc>
        <w:tc>
          <w:tcPr>
            <w:tcW w:w="13670" w:type="dxa"/>
          </w:tcPr>
          <w:p w:rsidR="00DE36A8" w:rsidRPr="00207418" w:rsidRDefault="00DE36A8" w:rsidP="00DE36A8">
            <w:pPr>
              <w:spacing w:before="120" w:after="60" w:line="240" w:lineRule="auto"/>
              <w:rPr>
                <w:rFonts w:cs="Arial"/>
              </w:rPr>
            </w:pPr>
            <w:r w:rsidRPr="00207418">
              <w:rPr>
                <w:rFonts w:cs="Arial"/>
              </w:rPr>
              <w:t>Configure the paragraph under the Heading “</w:t>
            </w:r>
            <w:r w:rsidRPr="00207418">
              <w:rPr>
                <w:rFonts w:cs="Arial"/>
                <w:b/>
              </w:rPr>
              <w:t>Business Events</w:t>
            </w:r>
            <w:r w:rsidRPr="00207418">
              <w:rPr>
                <w:rFonts w:cs="Arial"/>
              </w:rPr>
              <w:t>” to include 12 pts. of spacing before the first line of the paragraph.</w:t>
            </w:r>
          </w:p>
        </w:tc>
      </w:tr>
      <w:tr w:rsidR="00DE36A8" w:rsidRPr="009A12E5" w:rsidTr="003E02B2">
        <w:trPr>
          <w:trHeight w:val="346"/>
        </w:trPr>
        <w:tc>
          <w:tcPr>
            <w:tcW w:w="630" w:type="dxa"/>
          </w:tcPr>
          <w:p w:rsidR="00DE36A8" w:rsidRPr="009A12E5" w:rsidRDefault="00DE36A8" w:rsidP="00DE36A8">
            <w:pPr>
              <w:spacing w:before="120" w:after="0" w:line="240" w:lineRule="auto"/>
              <w:rPr>
                <w:rFonts w:ascii="Calibri Light" w:hAnsi="Calibri Light"/>
                <w:b/>
              </w:rPr>
            </w:pPr>
            <w:r>
              <w:rPr>
                <w:rFonts w:ascii="Calibri Light" w:hAnsi="Calibri Light"/>
                <w:b/>
              </w:rPr>
              <w:t>6.</w:t>
            </w:r>
          </w:p>
        </w:tc>
        <w:tc>
          <w:tcPr>
            <w:tcW w:w="13670" w:type="dxa"/>
            <w:shd w:val="clear" w:color="auto" w:fill="auto"/>
          </w:tcPr>
          <w:p w:rsidR="00DE36A8" w:rsidRPr="00207418" w:rsidRDefault="00DE36A8" w:rsidP="00DE36A8">
            <w:pPr>
              <w:spacing w:before="120" w:after="60" w:line="240" w:lineRule="auto"/>
              <w:rPr>
                <w:rFonts w:cs="Arial"/>
              </w:rPr>
            </w:pPr>
            <w:r w:rsidRPr="00207418">
              <w:rPr>
                <w:rFonts w:cs="Arial"/>
              </w:rPr>
              <w:t>Update the document properties as follows:</w:t>
            </w:r>
          </w:p>
          <w:p w:rsidR="00DE36A8" w:rsidRPr="00207418" w:rsidRDefault="00DE36A8" w:rsidP="00DE36A8">
            <w:pPr>
              <w:pStyle w:val="ListParagraph"/>
              <w:numPr>
                <w:ilvl w:val="0"/>
                <w:numId w:val="3"/>
              </w:numPr>
              <w:spacing w:before="120" w:after="60" w:line="240" w:lineRule="auto"/>
              <w:ind w:left="340" w:hanging="340"/>
              <w:rPr>
                <w:rFonts w:cs="Arial"/>
              </w:rPr>
            </w:pPr>
            <w:r w:rsidRPr="00207418">
              <w:rPr>
                <w:rFonts w:cs="Arial"/>
              </w:rPr>
              <w:t>Author:</w:t>
            </w:r>
            <w:r w:rsidRPr="00207418">
              <w:rPr>
                <w:rFonts w:cs="Arial"/>
              </w:rPr>
              <w:tab/>
              <w:t>Your Name and Initials</w:t>
            </w:r>
          </w:p>
          <w:p w:rsidR="00DE36A8" w:rsidRPr="00207418" w:rsidRDefault="00DE36A8" w:rsidP="00DE36A8">
            <w:pPr>
              <w:pStyle w:val="ListParagraph"/>
              <w:numPr>
                <w:ilvl w:val="0"/>
                <w:numId w:val="3"/>
              </w:numPr>
              <w:spacing w:before="120" w:after="60" w:line="240" w:lineRule="auto"/>
              <w:ind w:left="340" w:hanging="340"/>
              <w:rPr>
                <w:rFonts w:cs="Arial"/>
              </w:rPr>
            </w:pPr>
            <w:r w:rsidRPr="00207418">
              <w:rPr>
                <w:rFonts w:cs="Arial"/>
              </w:rPr>
              <w:t>Subject:</w:t>
            </w:r>
            <w:r w:rsidRPr="00207418">
              <w:rPr>
                <w:rFonts w:cs="Arial"/>
              </w:rPr>
              <w:tab/>
              <w:t>New Services for 2019</w:t>
            </w:r>
          </w:p>
          <w:p w:rsidR="00DE36A8" w:rsidRPr="00207418" w:rsidRDefault="00DE36A8" w:rsidP="00DE36A8">
            <w:pPr>
              <w:pStyle w:val="ListParagraph"/>
              <w:numPr>
                <w:ilvl w:val="0"/>
                <w:numId w:val="3"/>
              </w:numPr>
              <w:spacing w:before="120" w:after="60" w:line="240" w:lineRule="auto"/>
              <w:ind w:left="340" w:hanging="340"/>
              <w:rPr>
                <w:rFonts w:cs="Arial"/>
              </w:rPr>
            </w:pPr>
            <w:r w:rsidRPr="00207418">
              <w:rPr>
                <w:rFonts w:cs="Arial"/>
              </w:rPr>
              <w:t xml:space="preserve">Category: </w:t>
            </w:r>
            <w:r w:rsidRPr="00207418">
              <w:rPr>
                <w:rFonts w:cs="Arial"/>
              </w:rPr>
              <w:tab/>
              <w:t>Marketing</w:t>
            </w:r>
          </w:p>
          <w:p w:rsidR="00DE36A8" w:rsidRPr="00207418" w:rsidRDefault="00DE36A8" w:rsidP="00DE36A8">
            <w:pPr>
              <w:pStyle w:val="ListParagraph"/>
              <w:numPr>
                <w:ilvl w:val="0"/>
                <w:numId w:val="3"/>
              </w:numPr>
              <w:spacing w:before="120" w:after="60" w:line="240" w:lineRule="auto"/>
              <w:ind w:left="340" w:hanging="340"/>
              <w:rPr>
                <w:rFonts w:cs="Arial"/>
              </w:rPr>
            </w:pPr>
            <w:r w:rsidRPr="00207418">
              <w:rPr>
                <w:rFonts w:cs="Arial"/>
              </w:rPr>
              <w:t>Title:</w:t>
            </w:r>
            <w:r w:rsidRPr="00207418">
              <w:rPr>
                <w:rFonts w:cs="Arial"/>
              </w:rPr>
              <w:tab/>
              <w:t>The Landon Hotels</w:t>
            </w:r>
          </w:p>
        </w:tc>
      </w:tr>
      <w:tr w:rsidR="00DE36A8" w:rsidRPr="009A12E5" w:rsidTr="003E02B2">
        <w:trPr>
          <w:trHeight w:val="340"/>
        </w:trPr>
        <w:tc>
          <w:tcPr>
            <w:tcW w:w="630" w:type="dxa"/>
          </w:tcPr>
          <w:p w:rsidR="00DE36A8" w:rsidRPr="009A12E5" w:rsidRDefault="00DE36A8" w:rsidP="00DE36A8">
            <w:pPr>
              <w:spacing w:before="120" w:after="0" w:line="240" w:lineRule="auto"/>
              <w:rPr>
                <w:rFonts w:ascii="Calibri Light" w:hAnsi="Calibri Light"/>
                <w:b/>
              </w:rPr>
            </w:pPr>
            <w:r>
              <w:rPr>
                <w:rFonts w:ascii="Calibri Light" w:hAnsi="Calibri Light"/>
                <w:b/>
              </w:rPr>
              <w:t>7.</w:t>
            </w:r>
          </w:p>
        </w:tc>
        <w:tc>
          <w:tcPr>
            <w:tcW w:w="13670" w:type="dxa"/>
          </w:tcPr>
          <w:p w:rsidR="00DE36A8" w:rsidRPr="00207418" w:rsidRDefault="00DE36A8" w:rsidP="00DE36A8">
            <w:pPr>
              <w:spacing w:before="120" w:after="60" w:line="240" w:lineRule="auto"/>
              <w:rPr>
                <w:rFonts w:cs="Arial"/>
              </w:rPr>
            </w:pPr>
            <w:r w:rsidRPr="00207418">
              <w:rPr>
                <w:rFonts w:cs="Arial"/>
              </w:rPr>
              <w:t>Apply the Filigree Header to the Section 3 Header only.</w:t>
            </w:r>
            <w:r w:rsidR="0069192F">
              <w:rPr>
                <w:rFonts w:cs="Arial"/>
              </w:rPr>
              <w:t xml:space="preserve">  Close the Header.</w:t>
            </w:r>
          </w:p>
        </w:tc>
      </w:tr>
      <w:tr w:rsidR="00DE36A8" w:rsidRPr="009A12E5" w:rsidTr="003E02B2">
        <w:trPr>
          <w:trHeight w:val="397"/>
        </w:trPr>
        <w:tc>
          <w:tcPr>
            <w:tcW w:w="630" w:type="dxa"/>
          </w:tcPr>
          <w:p w:rsidR="00DE36A8" w:rsidRPr="009A12E5" w:rsidRDefault="00DE36A8" w:rsidP="00DE36A8">
            <w:pPr>
              <w:spacing w:before="120" w:after="0" w:line="240" w:lineRule="auto"/>
              <w:rPr>
                <w:rFonts w:ascii="Calibri Light" w:hAnsi="Calibri Light"/>
                <w:b/>
              </w:rPr>
            </w:pPr>
            <w:r>
              <w:rPr>
                <w:rFonts w:ascii="Calibri Light" w:hAnsi="Calibri Light"/>
                <w:b/>
              </w:rPr>
              <w:t>8.</w:t>
            </w:r>
          </w:p>
        </w:tc>
        <w:tc>
          <w:tcPr>
            <w:tcW w:w="13670" w:type="dxa"/>
          </w:tcPr>
          <w:p w:rsidR="00DE36A8" w:rsidRPr="00207418" w:rsidRDefault="00DE36A8" w:rsidP="00DE36A8">
            <w:pPr>
              <w:pStyle w:val="ListParagraph"/>
              <w:numPr>
                <w:ilvl w:val="0"/>
                <w:numId w:val="5"/>
              </w:numPr>
              <w:spacing w:before="120" w:after="60" w:line="240" w:lineRule="auto"/>
              <w:ind w:left="340"/>
              <w:rPr>
                <w:rFonts w:cs="Arial"/>
              </w:rPr>
            </w:pPr>
            <w:r w:rsidRPr="00207418">
              <w:rPr>
                <w:rFonts w:cs="Arial"/>
              </w:rPr>
              <w:t xml:space="preserve">Format the paragraphs under </w:t>
            </w:r>
            <w:r>
              <w:rPr>
                <w:rFonts w:cs="Arial"/>
              </w:rPr>
              <w:t>“</w:t>
            </w:r>
            <w:r w:rsidRPr="00164A34">
              <w:rPr>
                <w:rFonts w:cs="Arial"/>
                <w:b/>
              </w:rPr>
              <w:t>The Bohemian Lando</w:t>
            </w:r>
            <w:r w:rsidRPr="00207418">
              <w:rPr>
                <w:rFonts w:cs="Arial"/>
                <w:b/>
              </w:rPr>
              <w:t>n</w:t>
            </w:r>
            <w:r>
              <w:rPr>
                <w:rFonts w:cs="Arial"/>
                <w:b/>
              </w:rPr>
              <w:t>”</w:t>
            </w:r>
            <w:r w:rsidRPr="00207418">
              <w:rPr>
                <w:rFonts w:cs="Arial"/>
              </w:rPr>
              <w:t xml:space="preserve"> heading in</w:t>
            </w:r>
            <w:r w:rsidR="00CB1EC6">
              <w:rPr>
                <w:rFonts w:cs="Arial"/>
              </w:rPr>
              <w:t>to</w:t>
            </w:r>
            <w:r w:rsidRPr="00207418">
              <w:rPr>
                <w:rFonts w:cs="Arial"/>
              </w:rPr>
              <w:t xml:space="preserve"> three columns.  Accept all defaults.</w:t>
            </w:r>
          </w:p>
          <w:p w:rsidR="00CB1EC6" w:rsidRDefault="00CB1EC6" w:rsidP="00CB1EC6">
            <w:pPr>
              <w:pStyle w:val="ListParagraph"/>
              <w:numPr>
                <w:ilvl w:val="0"/>
                <w:numId w:val="5"/>
              </w:numPr>
              <w:spacing w:before="120" w:after="60" w:line="240" w:lineRule="auto"/>
              <w:ind w:left="340"/>
              <w:rPr>
                <w:rFonts w:cs="Arial"/>
              </w:rPr>
            </w:pPr>
            <w:r>
              <w:rPr>
                <w:rFonts w:cs="Arial"/>
              </w:rPr>
              <w:t>C</w:t>
            </w:r>
            <w:r w:rsidRPr="00207418">
              <w:rPr>
                <w:rFonts w:cs="Arial"/>
              </w:rPr>
              <w:t xml:space="preserve">onfigure </w:t>
            </w:r>
            <w:r>
              <w:rPr>
                <w:rFonts w:cs="Arial"/>
              </w:rPr>
              <w:t>the text to have wide margins.</w:t>
            </w:r>
          </w:p>
          <w:p w:rsidR="00DE36A8" w:rsidRPr="00207418" w:rsidRDefault="00CB1EC6" w:rsidP="00CB1EC6">
            <w:pPr>
              <w:pStyle w:val="ListParagraph"/>
              <w:numPr>
                <w:ilvl w:val="0"/>
                <w:numId w:val="5"/>
              </w:numPr>
              <w:spacing w:before="120" w:after="60" w:line="240" w:lineRule="auto"/>
              <w:ind w:left="340"/>
              <w:rPr>
                <w:rFonts w:cs="Arial"/>
              </w:rPr>
            </w:pPr>
            <w:r w:rsidRPr="00207418">
              <w:rPr>
                <w:rFonts w:cs="Arial"/>
              </w:rPr>
              <w:t>Format the columns so each paragraph is in a separate column.</w:t>
            </w:r>
          </w:p>
        </w:tc>
      </w:tr>
      <w:tr w:rsidR="00DE36A8" w:rsidRPr="009A12E5" w:rsidTr="003E02B2">
        <w:trPr>
          <w:trHeight w:val="418"/>
        </w:trPr>
        <w:tc>
          <w:tcPr>
            <w:tcW w:w="630" w:type="dxa"/>
          </w:tcPr>
          <w:p w:rsidR="00DE36A8" w:rsidRPr="009A12E5" w:rsidRDefault="00DE36A8" w:rsidP="00DE36A8">
            <w:pPr>
              <w:spacing w:before="120" w:after="0" w:line="240" w:lineRule="auto"/>
              <w:rPr>
                <w:rFonts w:ascii="Calibri Light" w:hAnsi="Calibri Light"/>
                <w:b/>
              </w:rPr>
            </w:pPr>
            <w:r>
              <w:rPr>
                <w:rFonts w:ascii="Calibri Light" w:hAnsi="Calibri Light"/>
                <w:b/>
              </w:rPr>
              <w:t>9.</w:t>
            </w:r>
          </w:p>
        </w:tc>
        <w:tc>
          <w:tcPr>
            <w:tcW w:w="13670" w:type="dxa"/>
          </w:tcPr>
          <w:p w:rsidR="00DE36A8" w:rsidRPr="00207418" w:rsidRDefault="00DE36A8" w:rsidP="00DE36A8">
            <w:pPr>
              <w:pStyle w:val="ListParagraph"/>
              <w:numPr>
                <w:ilvl w:val="0"/>
                <w:numId w:val="4"/>
              </w:numPr>
              <w:tabs>
                <w:tab w:val="left" w:pos="12616"/>
              </w:tabs>
              <w:spacing w:before="120" w:after="60" w:line="240" w:lineRule="auto"/>
              <w:ind w:left="340"/>
              <w:rPr>
                <w:rFonts w:cs="Arial"/>
              </w:rPr>
            </w:pPr>
            <w:r w:rsidRPr="00207418">
              <w:rPr>
                <w:rFonts w:cs="Arial"/>
              </w:rPr>
              <w:t>Apply the White, Background 1, Darker 5% Page Color.</w:t>
            </w:r>
          </w:p>
          <w:p w:rsidR="00DE36A8" w:rsidRPr="00207418" w:rsidRDefault="00DE36A8" w:rsidP="00DE36A8">
            <w:pPr>
              <w:pStyle w:val="ListParagraph"/>
              <w:numPr>
                <w:ilvl w:val="0"/>
                <w:numId w:val="4"/>
              </w:numPr>
              <w:tabs>
                <w:tab w:val="left" w:pos="12616"/>
              </w:tabs>
              <w:spacing w:before="120" w:after="60" w:line="240" w:lineRule="auto"/>
              <w:ind w:left="340"/>
              <w:rPr>
                <w:rFonts w:cs="Arial"/>
              </w:rPr>
            </w:pPr>
            <w:r w:rsidRPr="00207418">
              <w:rPr>
                <w:rFonts w:cs="Arial"/>
              </w:rPr>
              <w:t xml:space="preserve">Apply a Shadow Page </w:t>
            </w:r>
            <w:r>
              <w:rPr>
                <w:rFonts w:cs="Arial"/>
              </w:rPr>
              <w:t>b</w:t>
            </w:r>
            <w:r w:rsidRPr="00207418">
              <w:rPr>
                <w:rFonts w:cs="Arial"/>
              </w:rPr>
              <w:t>order</w:t>
            </w:r>
            <w:r w:rsidR="00E23E57">
              <w:rPr>
                <w:rFonts w:cs="Arial"/>
              </w:rPr>
              <w:t xml:space="preserve"> to the entire document</w:t>
            </w:r>
            <w:r w:rsidRPr="00207418">
              <w:rPr>
                <w:rFonts w:cs="Arial"/>
              </w:rPr>
              <w:t>, with a dotted line, White, Background 1, Darker 25%.</w:t>
            </w:r>
          </w:p>
        </w:tc>
      </w:tr>
    </w:tbl>
    <w:p w:rsidR="00821129" w:rsidRDefault="00821129">
      <w:pPr>
        <w:spacing w:line="259" w:lineRule="auto"/>
      </w:pPr>
    </w:p>
    <w:tbl>
      <w:tblPr>
        <w:tblStyle w:val="TableGridLight"/>
        <w:tblpPr w:leftFromText="180" w:rightFromText="180" w:vertAnchor="page" w:horzAnchor="margin" w:tblpXSpec="center" w:tblpY="1216"/>
        <w:tblW w:w="14300" w:type="dxa"/>
        <w:tblLayout w:type="fixed"/>
        <w:tblLook w:val="04A0" w:firstRow="1" w:lastRow="0" w:firstColumn="1" w:lastColumn="0" w:noHBand="0" w:noVBand="1"/>
      </w:tblPr>
      <w:tblGrid>
        <w:gridCol w:w="630"/>
        <w:gridCol w:w="13670"/>
      </w:tblGrid>
      <w:tr w:rsidR="0015753E" w:rsidRPr="009A12E5" w:rsidTr="0015753E">
        <w:trPr>
          <w:trHeight w:val="325"/>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lastRenderedPageBreak/>
              <w:t>10.</w:t>
            </w:r>
          </w:p>
        </w:tc>
        <w:tc>
          <w:tcPr>
            <w:tcW w:w="13670" w:type="dxa"/>
          </w:tcPr>
          <w:p w:rsidR="0015753E" w:rsidRPr="00207418" w:rsidRDefault="0015753E" w:rsidP="0015753E">
            <w:pPr>
              <w:pStyle w:val="ListParagraph"/>
              <w:numPr>
                <w:ilvl w:val="0"/>
                <w:numId w:val="14"/>
              </w:numPr>
              <w:spacing w:before="120" w:after="0" w:line="240" w:lineRule="auto"/>
              <w:ind w:left="340"/>
            </w:pPr>
            <w:r w:rsidRPr="00207418">
              <w:t xml:space="preserve">Convert the Table 1 Title: </w:t>
            </w:r>
            <w:r w:rsidRPr="00207418">
              <w:rPr>
                <w:i/>
              </w:rPr>
              <w:t>“</w:t>
            </w:r>
            <w:r w:rsidRPr="00207418">
              <w:rPr>
                <w:b/>
              </w:rPr>
              <w:t xml:space="preserve">What </w:t>
            </w:r>
            <w:r w:rsidR="00F57A71">
              <w:rPr>
                <w:b/>
              </w:rPr>
              <w:t>W</w:t>
            </w:r>
            <w:r w:rsidRPr="00207418">
              <w:rPr>
                <w:b/>
              </w:rPr>
              <w:t>e</w:t>
            </w:r>
            <w:r w:rsidRPr="00207418">
              <w:t xml:space="preserve"> </w:t>
            </w:r>
            <w:r w:rsidRPr="00207418">
              <w:rPr>
                <w:b/>
              </w:rPr>
              <w:t>Offer</w:t>
            </w:r>
            <w:r w:rsidRPr="00207418">
              <w:t>” to a Simple Quote text box.</w:t>
            </w:r>
          </w:p>
          <w:p w:rsidR="0015753E" w:rsidRPr="00207418" w:rsidRDefault="0015753E" w:rsidP="0015753E">
            <w:pPr>
              <w:pStyle w:val="ListParagraph"/>
              <w:numPr>
                <w:ilvl w:val="0"/>
                <w:numId w:val="14"/>
              </w:numPr>
              <w:spacing w:before="120" w:after="0" w:line="240" w:lineRule="auto"/>
              <w:ind w:left="340"/>
            </w:pPr>
            <w:r w:rsidRPr="00207418">
              <w:t>Resize to 0.5” wide x 1.5” high.</w:t>
            </w:r>
          </w:p>
          <w:p w:rsidR="00396110" w:rsidRDefault="00396110" w:rsidP="0015753E">
            <w:pPr>
              <w:pStyle w:val="ListParagraph"/>
              <w:numPr>
                <w:ilvl w:val="0"/>
                <w:numId w:val="14"/>
              </w:numPr>
              <w:spacing w:before="120" w:after="0" w:line="240" w:lineRule="auto"/>
              <w:ind w:left="340"/>
            </w:pPr>
            <w:r w:rsidRPr="00207418">
              <w:t>Center the text box over the top of Table 1</w:t>
            </w:r>
            <w:r>
              <w:t>.</w:t>
            </w:r>
          </w:p>
          <w:p w:rsidR="0015753E" w:rsidRPr="00207418" w:rsidRDefault="0015753E" w:rsidP="00396110">
            <w:pPr>
              <w:pStyle w:val="ListParagraph"/>
              <w:numPr>
                <w:ilvl w:val="0"/>
                <w:numId w:val="14"/>
              </w:numPr>
              <w:spacing w:before="120" w:after="0" w:line="240" w:lineRule="auto"/>
              <w:ind w:left="340"/>
            </w:pPr>
            <w:r w:rsidRPr="00207418">
              <w:t>Configure the text box so the text flows tightly around it.</w:t>
            </w:r>
          </w:p>
          <w:p w:rsidR="0015753E" w:rsidRPr="00207418" w:rsidRDefault="0015753E" w:rsidP="0015753E">
            <w:pPr>
              <w:pStyle w:val="ListParagraph"/>
              <w:numPr>
                <w:ilvl w:val="0"/>
                <w:numId w:val="14"/>
              </w:numPr>
              <w:spacing w:before="120" w:after="0" w:line="240" w:lineRule="auto"/>
              <w:ind w:left="340"/>
            </w:pPr>
            <w:r w:rsidRPr="00207418">
              <w:t>Apply the Fill –Blue, Accent 1, Darker 25% with a Round Bevel to the text box.</w:t>
            </w:r>
          </w:p>
          <w:p w:rsidR="0015753E" w:rsidRPr="00207418" w:rsidRDefault="0015753E" w:rsidP="0015753E">
            <w:pPr>
              <w:pStyle w:val="ListParagraph"/>
              <w:numPr>
                <w:ilvl w:val="0"/>
                <w:numId w:val="14"/>
              </w:numPr>
              <w:spacing w:before="120" w:after="0" w:line="240" w:lineRule="auto"/>
              <w:ind w:left="340"/>
            </w:pPr>
            <w:r w:rsidRPr="00207418">
              <w:t xml:space="preserve">Apply a Green, Accent </w:t>
            </w:r>
            <w:r>
              <w:t>6</w:t>
            </w:r>
            <w:r w:rsidRPr="00207418">
              <w:t>, Lighter 40% outline to the text box.</w:t>
            </w:r>
          </w:p>
          <w:p w:rsidR="0015753E" w:rsidRPr="00207418" w:rsidRDefault="0015753E" w:rsidP="0015753E">
            <w:pPr>
              <w:pStyle w:val="ListParagraph"/>
              <w:numPr>
                <w:ilvl w:val="0"/>
                <w:numId w:val="14"/>
              </w:numPr>
              <w:spacing w:before="120" w:after="0" w:line="240" w:lineRule="auto"/>
              <w:ind w:left="340"/>
            </w:pPr>
            <w:r w:rsidRPr="00207418">
              <w:t>Apply a Tight Reflection: Touching text effect.</w:t>
            </w:r>
          </w:p>
        </w:tc>
      </w:tr>
      <w:tr w:rsidR="0015753E" w:rsidRPr="009A12E5" w:rsidTr="0015753E">
        <w:trPr>
          <w:trHeight w:val="325"/>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11.</w:t>
            </w:r>
          </w:p>
        </w:tc>
        <w:tc>
          <w:tcPr>
            <w:tcW w:w="13670" w:type="dxa"/>
          </w:tcPr>
          <w:p w:rsidR="0015753E" w:rsidRPr="00207418" w:rsidRDefault="0015753E" w:rsidP="0015753E">
            <w:pPr>
              <w:spacing w:before="120" w:after="0" w:line="240" w:lineRule="auto"/>
            </w:pPr>
            <w:r w:rsidRPr="00207418">
              <w:t xml:space="preserve">Convert </w:t>
            </w:r>
            <w:r w:rsidR="00274021">
              <w:t xml:space="preserve">the </w:t>
            </w:r>
            <w:r w:rsidRPr="00207418">
              <w:t>Table 1 to text and separate the text with a “&gt;” symbol.</w:t>
            </w:r>
          </w:p>
        </w:tc>
      </w:tr>
      <w:tr w:rsidR="0015753E" w:rsidRPr="009A12E5" w:rsidTr="0015753E">
        <w:trPr>
          <w:trHeight w:val="325"/>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12.</w:t>
            </w:r>
          </w:p>
        </w:tc>
        <w:tc>
          <w:tcPr>
            <w:tcW w:w="13670" w:type="dxa"/>
          </w:tcPr>
          <w:p w:rsidR="0015753E" w:rsidRPr="00207418" w:rsidRDefault="0015753E" w:rsidP="0015753E">
            <w:pPr>
              <w:pStyle w:val="ListParagraph"/>
              <w:numPr>
                <w:ilvl w:val="0"/>
                <w:numId w:val="9"/>
              </w:numPr>
              <w:spacing w:before="120" w:after="0" w:line="240" w:lineRule="auto"/>
              <w:ind w:left="340"/>
            </w:pPr>
            <w:r w:rsidRPr="00207418">
              <w:t>Save the document</w:t>
            </w:r>
            <w:r>
              <w:t xml:space="preserve"> in the Chapter 8 folder</w:t>
            </w:r>
            <w:r w:rsidRPr="00207418">
              <w:t xml:space="preserve"> in a PDF format for online publishing.</w:t>
            </w:r>
          </w:p>
          <w:p w:rsidR="0015753E" w:rsidRPr="00207418" w:rsidRDefault="0015753E" w:rsidP="0015753E">
            <w:pPr>
              <w:pStyle w:val="ListParagraph"/>
              <w:numPr>
                <w:ilvl w:val="0"/>
                <w:numId w:val="9"/>
              </w:numPr>
              <w:spacing w:before="120" w:after="0" w:line="240" w:lineRule="auto"/>
              <w:ind w:left="340"/>
            </w:pPr>
            <w:r w:rsidRPr="00207418">
              <w:t>Do not open the document after publishing.</w:t>
            </w:r>
          </w:p>
        </w:tc>
      </w:tr>
      <w:tr w:rsidR="0015753E" w:rsidRPr="009A12E5" w:rsidTr="0015753E">
        <w:trPr>
          <w:trHeight w:val="325"/>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13.</w:t>
            </w:r>
          </w:p>
        </w:tc>
        <w:tc>
          <w:tcPr>
            <w:tcW w:w="13670" w:type="dxa"/>
          </w:tcPr>
          <w:p w:rsidR="0015753E" w:rsidRPr="00207418" w:rsidRDefault="0015753E" w:rsidP="0015753E">
            <w:pPr>
              <w:pStyle w:val="ListParagraph"/>
              <w:numPr>
                <w:ilvl w:val="0"/>
                <w:numId w:val="10"/>
              </w:numPr>
              <w:spacing w:before="120" w:after="0" w:line="240" w:lineRule="auto"/>
              <w:ind w:left="340"/>
            </w:pPr>
            <w:r w:rsidRPr="00207418">
              <w:t>Use the Logo.jpg file to create a custom bullet character.</w:t>
            </w:r>
          </w:p>
          <w:p w:rsidR="0015753E" w:rsidRPr="00207418" w:rsidRDefault="0015753E" w:rsidP="0015753E">
            <w:pPr>
              <w:pStyle w:val="ListParagraph"/>
              <w:numPr>
                <w:ilvl w:val="0"/>
                <w:numId w:val="10"/>
              </w:numPr>
              <w:spacing w:before="120" w:after="0" w:line="240" w:lineRule="auto"/>
              <w:ind w:left="340"/>
            </w:pPr>
            <w:r w:rsidRPr="00207418">
              <w:t xml:space="preserve">Apply the new bullet character to the text under the heading </w:t>
            </w:r>
            <w:r w:rsidRPr="00207418">
              <w:rPr>
                <w:b/>
              </w:rPr>
              <w:t>Local Sites</w:t>
            </w:r>
            <w:r w:rsidRPr="00207418">
              <w:t>.</w:t>
            </w:r>
          </w:p>
        </w:tc>
      </w:tr>
      <w:tr w:rsidR="005C13A2" w:rsidRPr="009A12E5" w:rsidTr="0015753E">
        <w:trPr>
          <w:trHeight w:val="325"/>
        </w:trPr>
        <w:tc>
          <w:tcPr>
            <w:tcW w:w="630" w:type="dxa"/>
          </w:tcPr>
          <w:p w:rsidR="005C13A2" w:rsidRPr="009A12E5" w:rsidRDefault="005C13A2" w:rsidP="005C13A2">
            <w:pPr>
              <w:spacing w:before="120" w:after="0" w:line="240" w:lineRule="auto"/>
              <w:rPr>
                <w:rFonts w:ascii="Calibri Light" w:hAnsi="Calibri Light"/>
                <w:b/>
              </w:rPr>
            </w:pPr>
            <w:r>
              <w:rPr>
                <w:rFonts w:ascii="Calibri Light" w:hAnsi="Calibri Light"/>
                <w:b/>
              </w:rPr>
              <w:t>14.</w:t>
            </w:r>
          </w:p>
        </w:tc>
        <w:tc>
          <w:tcPr>
            <w:tcW w:w="13670" w:type="dxa"/>
          </w:tcPr>
          <w:p w:rsidR="005C13A2" w:rsidRPr="00207418" w:rsidRDefault="005C13A2" w:rsidP="005C13A2">
            <w:pPr>
              <w:spacing w:before="120" w:after="0" w:line="240" w:lineRule="auto"/>
            </w:pPr>
            <w:r w:rsidRPr="00207418">
              <w:t xml:space="preserve">Create a link from the heading </w:t>
            </w:r>
            <w:r>
              <w:t>“</w:t>
            </w:r>
            <w:r w:rsidRPr="00207418">
              <w:rPr>
                <w:b/>
              </w:rPr>
              <w:t>The Bohemian Landon</w:t>
            </w:r>
            <w:r>
              <w:rPr>
                <w:b/>
              </w:rPr>
              <w:t xml:space="preserve">” </w:t>
            </w:r>
            <w:r>
              <w:t xml:space="preserve">to the </w:t>
            </w:r>
            <w:r w:rsidRPr="00207418">
              <w:t xml:space="preserve">photo above the </w:t>
            </w:r>
            <w:r>
              <w:t>“</w:t>
            </w:r>
            <w:r w:rsidRPr="00207418">
              <w:rPr>
                <w:b/>
              </w:rPr>
              <w:t>Local Sights</w:t>
            </w:r>
            <w:r>
              <w:rPr>
                <w:b/>
              </w:rPr>
              <w:t>”</w:t>
            </w:r>
            <w:r w:rsidRPr="00207418">
              <w:t xml:space="preserve"> </w:t>
            </w:r>
            <w:r>
              <w:t>heading</w:t>
            </w:r>
            <w:r w:rsidRPr="00207418">
              <w:t>.</w:t>
            </w:r>
          </w:p>
        </w:tc>
      </w:tr>
      <w:tr w:rsidR="0015753E" w:rsidRPr="009A12E5" w:rsidTr="0015753E">
        <w:trPr>
          <w:trHeight w:val="365"/>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15.</w:t>
            </w:r>
          </w:p>
        </w:tc>
        <w:tc>
          <w:tcPr>
            <w:tcW w:w="13670" w:type="dxa"/>
          </w:tcPr>
          <w:p w:rsidR="00F7398D" w:rsidRPr="00207418" w:rsidRDefault="00F7398D" w:rsidP="00F7398D">
            <w:pPr>
              <w:pStyle w:val="ListParagraph"/>
              <w:numPr>
                <w:ilvl w:val="0"/>
                <w:numId w:val="13"/>
              </w:numPr>
              <w:spacing w:before="120" w:after="0" w:line="240" w:lineRule="auto"/>
              <w:ind w:left="340"/>
            </w:pPr>
            <w:r w:rsidRPr="00207418">
              <w:t>Insert a Flowchart:  Decision shape above the photo of Peter Landon.</w:t>
            </w:r>
          </w:p>
          <w:p w:rsidR="00F7398D" w:rsidRDefault="00F7398D" w:rsidP="00F7398D">
            <w:pPr>
              <w:pStyle w:val="ListParagraph"/>
              <w:numPr>
                <w:ilvl w:val="0"/>
                <w:numId w:val="13"/>
              </w:numPr>
              <w:spacing w:before="120" w:after="0" w:line="240" w:lineRule="auto"/>
              <w:ind w:left="340"/>
            </w:pPr>
            <w:r w:rsidRPr="00207418">
              <w:t xml:space="preserve">Resize the graphic to 6.4” wide x 0.7” high.  </w:t>
            </w:r>
          </w:p>
          <w:p w:rsidR="00F7398D" w:rsidRDefault="00F7398D" w:rsidP="00F7398D">
            <w:pPr>
              <w:pStyle w:val="ListParagraph"/>
              <w:numPr>
                <w:ilvl w:val="0"/>
                <w:numId w:val="13"/>
              </w:numPr>
              <w:spacing w:before="120" w:after="0" w:line="240" w:lineRule="auto"/>
              <w:ind w:left="340"/>
            </w:pPr>
            <w:r w:rsidRPr="00207418">
              <w:t>Insert the text “</w:t>
            </w:r>
            <w:r w:rsidRPr="00A37C6A">
              <w:rPr>
                <w:b/>
              </w:rPr>
              <w:t>You’ll feel at home in our neighborhood</w:t>
            </w:r>
            <w:r w:rsidRPr="00207418">
              <w:t>”.</w:t>
            </w:r>
          </w:p>
          <w:p w:rsidR="00F7398D" w:rsidRPr="00207418" w:rsidRDefault="00F7398D" w:rsidP="00F7398D">
            <w:pPr>
              <w:pStyle w:val="ListParagraph"/>
              <w:numPr>
                <w:ilvl w:val="0"/>
                <w:numId w:val="13"/>
              </w:numPr>
              <w:spacing w:before="120" w:after="0" w:line="240" w:lineRule="auto"/>
              <w:ind w:left="340"/>
            </w:pPr>
            <w:r w:rsidRPr="00207418">
              <w:t>Apply the Intense Effect, Blue, Accent 1 style to the shape.</w:t>
            </w:r>
          </w:p>
          <w:p w:rsidR="0015753E" w:rsidRPr="00207418" w:rsidRDefault="00F7398D" w:rsidP="00F7398D">
            <w:pPr>
              <w:pStyle w:val="ListParagraph"/>
              <w:numPr>
                <w:ilvl w:val="0"/>
                <w:numId w:val="13"/>
              </w:numPr>
              <w:spacing w:before="120" w:after="0" w:line="240" w:lineRule="auto"/>
              <w:ind w:left="340"/>
            </w:pPr>
            <w:r w:rsidRPr="00207418">
              <w:t xml:space="preserve">Position the shape </w:t>
            </w:r>
            <w:r>
              <w:t xml:space="preserve">as an absolute position </w:t>
            </w:r>
            <w:r w:rsidRPr="00207418">
              <w:t xml:space="preserve">horizontally 0.5” </w:t>
            </w:r>
            <w:r>
              <w:t>to the right of</w:t>
            </w:r>
            <w:r w:rsidRPr="00207418">
              <w:t xml:space="preserve"> margin and vertically </w:t>
            </w:r>
            <w:r w:rsidR="004344B4">
              <w:t>0.5</w:t>
            </w:r>
            <w:r w:rsidRPr="00207418">
              <w:t xml:space="preserve">” below </w:t>
            </w:r>
            <w:r>
              <w:t>page</w:t>
            </w:r>
            <w:r w:rsidRPr="00207418">
              <w:t>.</w:t>
            </w:r>
          </w:p>
        </w:tc>
      </w:tr>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16.</w:t>
            </w:r>
          </w:p>
        </w:tc>
        <w:tc>
          <w:tcPr>
            <w:tcW w:w="13670" w:type="dxa"/>
          </w:tcPr>
          <w:p w:rsidR="0015753E" w:rsidRPr="00207418" w:rsidRDefault="0015753E" w:rsidP="0015753E">
            <w:pPr>
              <w:pStyle w:val="ListParagraph"/>
              <w:numPr>
                <w:ilvl w:val="0"/>
                <w:numId w:val="12"/>
              </w:numPr>
              <w:spacing w:before="120" w:after="0" w:line="240" w:lineRule="auto"/>
              <w:ind w:left="340"/>
            </w:pPr>
            <w:r w:rsidRPr="00207418">
              <w:t xml:space="preserve">Apply the </w:t>
            </w:r>
            <w:r w:rsidR="00DB6186">
              <w:t>Facet</w:t>
            </w:r>
            <w:r w:rsidRPr="00207418">
              <w:t xml:space="preserve"> Theme to the document.</w:t>
            </w:r>
          </w:p>
          <w:p w:rsidR="0015753E" w:rsidRPr="00207418" w:rsidRDefault="0015753E" w:rsidP="0015753E">
            <w:pPr>
              <w:pStyle w:val="ListParagraph"/>
              <w:numPr>
                <w:ilvl w:val="0"/>
                <w:numId w:val="12"/>
              </w:numPr>
              <w:spacing w:before="120" w:after="0" w:line="240" w:lineRule="auto"/>
              <w:ind w:left="340"/>
            </w:pPr>
            <w:r w:rsidRPr="00207418">
              <w:t>Apply the Minimalist Document Style.</w:t>
            </w:r>
          </w:p>
        </w:tc>
      </w:tr>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17.</w:t>
            </w:r>
          </w:p>
        </w:tc>
        <w:tc>
          <w:tcPr>
            <w:tcW w:w="13670" w:type="dxa"/>
          </w:tcPr>
          <w:p w:rsidR="0015753E" w:rsidRPr="00207418" w:rsidRDefault="0015753E" w:rsidP="0015753E">
            <w:pPr>
              <w:pStyle w:val="ListParagraph"/>
              <w:numPr>
                <w:ilvl w:val="0"/>
                <w:numId w:val="11"/>
              </w:numPr>
              <w:spacing w:before="120" w:after="0" w:line="240" w:lineRule="auto"/>
              <w:ind w:left="340"/>
            </w:pPr>
            <w:r w:rsidRPr="00207418">
              <w:t xml:space="preserve">Insert a footnote at the end of the </w:t>
            </w:r>
            <w:r>
              <w:t>“</w:t>
            </w:r>
            <w:r w:rsidRPr="00207418">
              <w:rPr>
                <w:b/>
              </w:rPr>
              <w:t>Local Sights</w:t>
            </w:r>
            <w:r>
              <w:rPr>
                <w:b/>
              </w:rPr>
              <w:t>”</w:t>
            </w:r>
            <w:r w:rsidRPr="00207418">
              <w:t xml:space="preserve"> heading.</w:t>
            </w:r>
          </w:p>
          <w:p w:rsidR="0015753E" w:rsidRPr="00207418" w:rsidRDefault="0015753E" w:rsidP="0015753E">
            <w:pPr>
              <w:pStyle w:val="ListParagraph"/>
              <w:numPr>
                <w:ilvl w:val="0"/>
                <w:numId w:val="11"/>
              </w:numPr>
              <w:spacing w:before="120" w:after="0" w:line="240" w:lineRule="auto"/>
              <w:ind w:left="340"/>
            </w:pPr>
            <w:r w:rsidRPr="00207418">
              <w:t>The footnote note should read: “</w:t>
            </w:r>
            <w:r w:rsidRPr="00A37C6A">
              <w:rPr>
                <w:b/>
              </w:rPr>
              <w:t>See the concierge for reservations</w:t>
            </w:r>
            <w:r w:rsidRPr="00207418">
              <w:t>”</w:t>
            </w:r>
            <w:r>
              <w:t>.</w:t>
            </w:r>
          </w:p>
          <w:p w:rsidR="0015753E" w:rsidRPr="00207418" w:rsidRDefault="0015753E" w:rsidP="0015753E">
            <w:pPr>
              <w:pStyle w:val="ListParagraph"/>
              <w:numPr>
                <w:ilvl w:val="0"/>
                <w:numId w:val="11"/>
              </w:numPr>
              <w:spacing w:before="120" w:after="0" w:line="240" w:lineRule="auto"/>
              <w:ind w:left="340"/>
            </w:pPr>
            <w:r w:rsidRPr="00207418">
              <w:t xml:space="preserve">Configure the footnote to display below the text. </w:t>
            </w:r>
            <w:r w:rsidR="00DB06EC">
              <w:t xml:space="preserve">   NOTE:  Footnote note may show within the list.</w:t>
            </w:r>
          </w:p>
        </w:tc>
      </w:tr>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18.</w:t>
            </w:r>
          </w:p>
        </w:tc>
        <w:tc>
          <w:tcPr>
            <w:tcW w:w="13670" w:type="dxa"/>
          </w:tcPr>
          <w:p w:rsidR="0015753E" w:rsidRPr="00207418" w:rsidRDefault="0015753E" w:rsidP="0015753E">
            <w:pPr>
              <w:spacing w:before="120" w:after="0" w:line="240" w:lineRule="auto"/>
            </w:pPr>
            <w:r w:rsidRPr="00207418">
              <w:t>Add</w:t>
            </w:r>
            <w:r>
              <w:t xml:space="preserve"> the</w:t>
            </w:r>
            <w:r w:rsidRPr="00207418">
              <w:t xml:space="preserve"> comment “</w:t>
            </w:r>
            <w:r w:rsidRPr="00A37C6A">
              <w:rPr>
                <w:b/>
              </w:rPr>
              <w:t>Add addresses</w:t>
            </w:r>
            <w:r w:rsidRPr="00207418">
              <w:t>”</w:t>
            </w:r>
            <w:r>
              <w:t xml:space="preserve"> </w:t>
            </w:r>
            <w:r w:rsidRPr="00207418">
              <w:t xml:space="preserve">to the left of the heading </w:t>
            </w:r>
            <w:r>
              <w:t>“</w:t>
            </w:r>
            <w:r w:rsidRPr="00207418">
              <w:rPr>
                <w:b/>
              </w:rPr>
              <w:t>Local Sights</w:t>
            </w:r>
            <w:r>
              <w:rPr>
                <w:b/>
              </w:rPr>
              <w:t>”</w:t>
            </w:r>
            <w:r>
              <w:t>.</w:t>
            </w:r>
          </w:p>
        </w:tc>
      </w:tr>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19.</w:t>
            </w:r>
          </w:p>
        </w:tc>
        <w:tc>
          <w:tcPr>
            <w:tcW w:w="13670" w:type="dxa"/>
          </w:tcPr>
          <w:p w:rsidR="0015753E" w:rsidRPr="00207418" w:rsidRDefault="0015753E" w:rsidP="0015753E">
            <w:pPr>
              <w:spacing w:before="120" w:after="0" w:line="240" w:lineRule="auto"/>
            </w:pPr>
            <w:r w:rsidRPr="00207418">
              <w:t>Save the document as template</w:t>
            </w:r>
            <w:r>
              <w:t>.</w:t>
            </w:r>
            <w:r w:rsidRPr="00207418">
              <w:t xml:space="preserve">  Accept all defaults.</w:t>
            </w:r>
          </w:p>
        </w:tc>
      </w:tr>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20.</w:t>
            </w:r>
          </w:p>
        </w:tc>
        <w:tc>
          <w:tcPr>
            <w:tcW w:w="13670" w:type="dxa"/>
          </w:tcPr>
          <w:p w:rsidR="0015753E" w:rsidRPr="00207418" w:rsidRDefault="0015753E" w:rsidP="007B0AF3">
            <w:pPr>
              <w:spacing w:before="120" w:after="0" w:line="240" w:lineRule="auto"/>
              <w:ind w:left="-29"/>
            </w:pPr>
            <w:r w:rsidRPr="00207418">
              <w:t xml:space="preserve">Add a </w:t>
            </w:r>
            <w:r w:rsidR="007B0AF3">
              <w:t xml:space="preserve">Dark Red, Arial, 60 pts. </w:t>
            </w:r>
            <w:r w:rsidRPr="00207418">
              <w:t>watermark with the text “</w:t>
            </w:r>
            <w:r w:rsidRPr="007B0AF3">
              <w:rPr>
                <w:b/>
              </w:rPr>
              <w:t>For Landon Hotel</w:t>
            </w:r>
            <w:r w:rsidR="002E3DDE" w:rsidRPr="007B0AF3">
              <w:rPr>
                <w:b/>
              </w:rPr>
              <w:t>s</w:t>
            </w:r>
            <w:r w:rsidRPr="007B0AF3">
              <w:rPr>
                <w:b/>
              </w:rPr>
              <w:t xml:space="preserve"> Staff Only”</w:t>
            </w:r>
            <w:r w:rsidRPr="00207418">
              <w:t xml:space="preserve"> to the document.  </w:t>
            </w:r>
          </w:p>
        </w:tc>
      </w:tr>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21.</w:t>
            </w:r>
          </w:p>
        </w:tc>
        <w:tc>
          <w:tcPr>
            <w:tcW w:w="13670" w:type="dxa"/>
          </w:tcPr>
          <w:p w:rsidR="0015753E" w:rsidRPr="00207418" w:rsidRDefault="0015753E" w:rsidP="0015753E">
            <w:pPr>
              <w:spacing w:before="120" w:after="0" w:line="240" w:lineRule="auto"/>
            </w:pPr>
            <w:r w:rsidRPr="00207418">
              <w:t xml:space="preserve">Set the Header Margin for </w:t>
            </w:r>
            <w:r>
              <w:t>Section 3</w:t>
            </w:r>
            <w:r w:rsidRPr="00207418">
              <w:t xml:space="preserve"> to 0.2” from the edge.  </w:t>
            </w:r>
          </w:p>
        </w:tc>
      </w:tr>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22.</w:t>
            </w:r>
          </w:p>
        </w:tc>
        <w:tc>
          <w:tcPr>
            <w:tcW w:w="13670" w:type="dxa"/>
          </w:tcPr>
          <w:p w:rsidR="003C218C" w:rsidRDefault="003C218C" w:rsidP="003C218C">
            <w:pPr>
              <w:pStyle w:val="ListParagraph"/>
              <w:numPr>
                <w:ilvl w:val="0"/>
                <w:numId w:val="21"/>
              </w:numPr>
              <w:spacing w:before="120" w:after="0" w:line="240" w:lineRule="auto"/>
              <w:ind w:left="331"/>
            </w:pPr>
            <w:r w:rsidRPr="00207418">
              <w:t xml:space="preserve">Insert a blank table with 4 columns and 3 rows under the list of </w:t>
            </w:r>
            <w:r>
              <w:t>“</w:t>
            </w:r>
            <w:r w:rsidRPr="003C218C">
              <w:rPr>
                <w:b/>
              </w:rPr>
              <w:t>Local Sights</w:t>
            </w:r>
            <w:r>
              <w:t>”.</w:t>
            </w:r>
            <w:r w:rsidRPr="00207418">
              <w:t xml:space="preserve">  </w:t>
            </w:r>
            <w:r w:rsidRPr="003C218C">
              <w:rPr>
                <w:b/>
              </w:rPr>
              <w:t>HINT</w:t>
            </w:r>
            <w:r>
              <w:t>:  Use Show/Hide to see any Section or Page Breaks.</w:t>
            </w:r>
          </w:p>
          <w:p w:rsidR="0015753E" w:rsidRPr="00207418" w:rsidRDefault="003C218C" w:rsidP="003C218C">
            <w:pPr>
              <w:pStyle w:val="ListParagraph"/>
              <w:numPr>
                <w:ilvl w:val="0"/>
                <w:numId w:val="21"/>
              </w:numPr>
              <w:spacing w:before="120" w:after="0" w:line="240" w:lineRule="auto"/>
              <w:ind w:left="331"/>
            </w:pPr>
            <w:r w:rsidRPr="00207418">
              <w:t>AutoFit the columns to Window.</w:t>
            </w:r>
          </w:p>
        </w:tc>
      </w:tr>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t>23.</w:t>
            </w:r>
          </w:p>
        </w:tc>
        <w:tc>
          <w:tcPr>
            <w:tcW w:w="13670" w:type="dxa"/>
          </w:tcPr>
          <w:p w:rsidR="0015753E" w:rsidRPr="00207418" w:rsidRDefault="0015753E" w:rsidP="0015753E">
            <w:pPr>
              <w:spacing w:before="120" w:after="0" w:line="240" w:lineRule="auto"/>
            </w:pPr>
            <w:r w:rsidRPr="00207418">
              <w:t>Accept all changes to the document made by Peter Landon.</w:t>
            </w:r>
          </w:p>
        </w:tc>
      </w:tr>
    </w:tbl>
    <w:p w:rsidR="00821129" w:rsidRDefault="00821129"/>
    <w:tbl>
      <w:tblPr>
        <w:tblStyle w:val="TableGridLight"/>
        <w:tblpPr w:leftFromText="180" w:rightFromText="180" w:vertAnchor="page" w:horzAnchor="margin" w:tblpXSpec="center" w:tblpY="1216"/>
        <w:tblW w:w="14300" w:type="dxa"/>
        <w:tblLayout w:type="fixed"/>
        <w:tblLook w:val="04A0" w:firstRow="1" w:lastRow="0" w:firstColumn="1" w:lastColumn="0" w:noHBand="0" w:noVBand="1"/>
      </w:tblPr>
      <w:tblGrid>
        <w:gridCol w:w="630"/>
        <w:gridCol w:w="13670"/>
      </w:tblGrid>
      <w:tr w:rsidR="0015753E" w:rsidRPr="009A12E5" w:rsidTr="0015753E">
        <w:trPr>
          <w:trHeight w:val="380"/>
        </w:trPr>
        <w:tc>
          <w:tcPr>
            <w:tcW w:w="630" w:type="dxa"/>
          </w:tcPr>
          <w:p w:rsidR="0015753E" w:rsidRPr="009A12E5" w:rsidRDefault="0015753E" w:rsidP="0015753E">
            <w:pPr>
              <w:spacing w:before="120" w:after="0" w:line="240" w:lineRule="auto"/>
              <w:rPr>
                <w:rFonts w:ascii="Calibri Light" w:hAnsi="Calibri Light"/>
                <w:b/>
              </w:rPr>
            </w:pPr>
            <w:r>
              <w:rPr>
                <w:rFonts w:ascii="Calibri Light" w:hAnsi="Calibri Light"/>
                <w:b/>
              </w:rPr>
              <w:lastRenderedPageBreak/>
              <w:t>24.</w:t>
            </w:r>
          </w:p>
        </w:tc>
        <w:tc>
          <w:tcPr>
            <w:tcW w:w="13670" w:type="dxa"/>
          </w:tcPr>
          <w:p w:rsidR="00A038BE" w:rsidRPr="00207418" w:rsidRDefault="00A038BE" w:rsidP="00A038BE">
            <w:pPr>
              <w:pStyle w:val="ListParagraph"/>
              <w:numPr>
                <w:ilvl w:val="0"/>
                <w:numId w:val="17"/>
              </w:numPr>
              <w:spacing w:before="120" w:after="0" w:line="240" w:lineRule="auto"/>
              <w:ind w:left="331"/>
            </w:pPr>
            <w:r w:rsidRPr="00F3065E">
              <w:t>Create</w:t>
            </w:r>
            <w:r w:rsidRPr="00207418">
              <w:t xml:space="preserve"> </w:t>
            </w:r>
            <w:proofErr w:type="gramStart"/>
            <w:r w:rsidRPr="00207418">
              <w:t xml:space="preserve">a </w:t>
            </w:r>
            <w:r w:rsidR="00205236" w:rsidRPr="00207418">
              <w:t xml:space="preserve"> </w:t>
            </w:r>
            <w:r w:rsidR="00205236" w:rsidRPr="00207418">
              <w:t>vertical</w:t>
            </w:r>
            <w:proofErr w:type="gramEnd"/>
            <w:r w:rsidR="00205236" w:rsidRPr="00207418">
              <w:t xml:space="preserve"> </w:t>
            </w:r>
            <w:r w:rsidR="00205236">
              <w:t>accent</w:t>
            </w:r>
            <w:r w:rsidR="00205236" w:rsidRPr="00207418">
              <w:t xml:space="preserve"> list </w:t>
            </w:r>
            <w:r w:rsidRPr="00207418">
              <w:t>diagram from the list</w:t>
            </w:r>
            <w:r>
              <w:t xml:space="preserve"> under “</w:t>
            </w:r>
            <w:r w:rsidRPr="00C83679">
              <w:rPr>
                <w:b/>
              </w:rPr>
              <w:t xml:space="preserve">What </w:t>
            </w:r>
            <w:r w:rsidR="006B5C4C">
              <w:rPr>
                <w:b/>
              </w:rPr>
              <w:t>W</w:t>
            </w:r>
            <w:r w:rsidRPr="00C83679">
              <w:rPr>
                <w:b/>
              </w:rPr>
              <w:t>e Offer</w:t>
            </w:r>
            <w:r w:rsidRPr="00C83679">
              <w:t>”.</w:t>
            </w:r>
            <w:r>
              <w:t xml:space="preserve">  Include the Heading “</w:t>
            </w:r>
            <w:r>
              <w:rPr>
                <w:b/>
              </w:rPr>
              <w:t>Facilities&gt;Amenities</w:t>
            </w:r>
            <w:r>
              <w:t>”.</w:t>
            </w:r>
          </w:p>
          <w:p w:rsidR="00A038BE" w:rsidRDefault="00A038BE" w:rsidP="00A038BE">
            <w:pPr>
              <w:pStyle w:val="ListParagraph"/>
              <w:numPr>
                <w:ilvl w:val="0"/>
                <w:numId w:val="17"/>
              </w:numPr>
              <w:spacing w:before="120" w:after="0" w:line="240" w:lineRule="auto"/>
              <w:ind w:left="331"/>
            </w:pPr>
            <w:r w:rsidRPr="00207418">
              <w:t>Delete any extra text boxes.</w:t>
            </w:r>
          </w:p>
          <w:p w:rsidR="00A038BE" w:rsidRPr="00207418" w:rsidRDefault="00A038BE" w:rsidP="00A038BE">
            <w:pPr>
              <w:pStyle w:val="ListParagraph"/>
              <w:numPr>
                <w:ilvl w:val="0"/>
                <w:numId w:val="17"/>
              </w:numPr>
              <w:spacing w:before="120" w:after="0" w:line="240" w:lineRule="auto"/>
              <w:ind w:left="331"/>
            </w:pPr>
            <w:r>
              <w:t>Resize to 3” x 3”.</w:t>
            </w:r>
          </w:p>
          <w:p w:rsidR="00A038BE" w:rsidRDefault="00A038BE" w:rsidP="00A038BE">
            <w:pPr>
              <w:pStyle w:val="ListParagraph"/>
              <w:numPr>
                <w:ilvl w:val="0"/>
                <w:numId w:val="17"/>
              </w:numPr>
              <w:spacing w:before="120" w:after="0" w:line="240" w:lineRule="auto"/>
              <w:ind w:left="331"/>
            </w:pPr>
            <w:r w:rsidRPr="00207418">
              <w:t xml:space="preserve">Apply </w:t>
            </w:r>
            <w:r>
              <w:t>Colorful - Accent Colors</w:t>
            </w:r>
            <w:r w:rsidRPr="00207418">
              <w:t xml:space="preserve"> formatting, </w:t>
            </w:r>
            <w:r>
              <w:t>Polished</w:t>
            </w:r>
            <w:r w:rsidRPr="00207418">
              <w:t xml:space="preserve"> style.</w:t>
            </w:r>
          </w:p>
          <w:p w:rsidR="00A038BE" w:rsidRDefault="00A038BE" w:rsidP="00A038BE">
            <w:pPr>
              <w:pStyle w:val="ListParagraph"/>
              <w:numPr>
                <w:ilvl w:val="0"/>
                <w:numId w:val="17"/>
              </w:numPr>
              <w:spacing w:before="120" w:after="0" w:line="240" w:lineRule="auto"/>
              <w:ind w:left="331"/>
            </w:pPr>
            <w:r>
              <w:t>Position the diagram Top Center with Square Text Wrapping.</w:t>
            </w:r>
          </w:p>
          <w:p w:rsidR="0015753E" w:rsidRPr="00207418" w:rsidRDefault="00A038BE" w:rsidP="00A038BE">
            <w:pPr>
              <w:pStyle w:val="ListParagraph"/>
              <w:numPr>
                <w:ilvl w:val="0"/>
                <w:numId w:val="17"/>
              </w:numPr>
              <w:spacing w:before="120" w:after="0" w:line="240" w:lineRule="auto"/>
              <w:ind w:left="331"/>
            </w:pPr>
            <w:r>
              <w:t>Center the textbox “</w:t>
            </w:r>
            <w:r w:rsidRPr="00C83679">
              <w:rPr>
                <w:b/>
              </w:rPr>
              <w:t>What We Offer</w:t>
            </w:r>
            <w:r>
              <w:t>” over the diagram.</w:t>
            </w:r>
          </w:p>
        </w:tc>
      </w:tr>
      <w:tr w:rsidR="0015753E" w:rsidRPr="009A12E5" w:rsidTr="0015753E">
        <w:trPr>
          <w:trHeight w:val="380"/>
        </w:trPr>
        <w:tc>
          <w:tcPr>
            <w:tcW w:w="630" w:type="dxa"/>
          </w:tcPr>
          <w:p w:rsidR="0015753E" w:rsidRDefault="0015753E" w:rsidP="0015753E">
            <w:pPr>
              <w:spacing w:before="120" w:after="0" w:line="240" w:lineRule="auto"/>
              <w:rPr>
                <w:rFonts w:ascii="Calibri Light" w:hAnsi="Calibri Light"/>
                <w:b/>
              </w:rPr>
            </w:pPr>
            <w:r>
              <w:rPr>
                <w:rFonts w:ascii="Calibri Light" w:hAnsi="Calibri Light"/>
                <w:b/>
              </w:rPr>
              <w:t>25.</w:t>
            </w:r>
          </w:p>
        </w:tc>
        <w:tc>
          <w:tcPr>
            <w:tcW w:w="13670" w:type="dxa"/>
          </w:tcPr>
          <w:p w:rsidR="0015753E" w:rsidRPr="00207418" w:rsidRDefault="0015753E" w:rsidP="0015753E">
            <w:pPr>
              <w:pStyle w:val="ListParagraph"/>
              <w:numPr>
                <w:ilvl w:val="0"/>
                <w:numId w:val="16"/>
              </w:numPr>
              <w:spacing w:before="120" w:after="0" w:line="240" w:lineRule="auto"/>
              <w:ind w:left="331"/>
            </w:pPr>
            <w:r w:rsidRPr="00207418">
              <w:t xml:space="preserve">Insert a Table of Contents in place of the </w:t>
            </w:r>
            <w:r w:rsidRPr="00207418">
              <w:rPr>
                <w:b/>
              </w:rPr>
              <w:t>[Insert TOC]</w:t>
            </w:r>
            <w:r w:rsidRPr="00207418">
              <w:t xml:space="preserve"> placeholder. </w:t>
            </w:r>
          </w:p>
          <w:p w:rsidR="0015753E" w:rsidRPr="00207418" w:rsidRDefault="0015753E" w:rsidP="0015753E">
            <w:pPr>
              <w:pStyle w:val="ListParagraph"/>
              <w:numPr>
                <w:ilvl w:val="0"/>
                <w:numId w:val="16"/>
              </w:numPr>
              <w:spacing w:before="120" w:after="0" w:line="240" w:lineRule="auto"/>
              <w:ind w:left="331"/>
            </w:pPr>
            <w:r w:rsidRPr="00207418">
              <w:t>Apply the Classic format.  Display page numbers on the right with no leader line</w:t>
            </w:r>
          </w:p>
        </w:tc>
      </w:tr>
      <w:tr w:rsidR="0015753E" w:rsidRPr="009A12E5" w:rsidTr="0015753E">
        <w:trPr>
          <w:trHeight w:val="380"/>
        </w:trPr>
        <w:tc>
          <w:tcPr>
            <w:tcW w:w="630" w:type="dxa"/>
          </w:tcPr>
          <w:p w:rsidR="0015753E" w:rsidRDefault="0015753E" w:rsidP="0015753E">
            <w:pPr>
              <w:spacing w:before="120" w:after="0" w:line="240" w:lineRule="auto"/>
              <w:rPr>
                <w:rFonts w:ascii="Calibri Light" w:hAnsi="Calibri Light"/>
                <w:b/>
              </w:rPr>
            </w:pPr>
            <w:r>
              <w:rPr>
                <w:rFonts w:ascii="Calibri Light" w:hAnsi="Calibri Light"/>
                <w:b/>
              </w:rPr>
              <w:t>26.</w:t>
            </w:r>
          </w:p>
        </w:tc>
        <w:tc>
          <w:tcPr>
            <w:tcW w:w="13670" w:type="dxa"/>
          </w:tcPr>
          <w:p w:rsidR="0015753E" w:rsidRPr="00207418" w:rsidRDefault="0015753E" w:rsidP="0015753E">
            <w:pPr>
              <w:pStyle w:val="ListParagraph"/>
              <w:numPr>
                <w:ilvl w:val="0"/>
                <w:numId w:val="15"/>
              </w:numPr>
              <w:spacing w:before="120" w:after="0" w:line="240" w:lineRule="auto"/>
              <w:ind w:left="340"/>
            </w:pPr>
            <w:r w:rsidRPr="00207418">
              <w:t>Insert a citation after “</w:t>
            </w:r>
            <w:proofErr w:type="gramStart"/>
            <w:r w:rsidRPr="00207418">
              <w:rPr>
                <w:b/>
              </w:rPr>
              <w:t>florists</w:t>
            </w:r>
            <w:r w:rsidRPr="00207418">
              <w:t>“</w:t>
            </w:r>
            <w:r>
              <w:t xml:space="preserve"> </w:t>
            </w:r>
            <w:r w:rsidRPr="00207418">
              <w:t>in</w:t>
            </w:r>
            <w:proofErr w:type="gramEnd"/>
            <w:r w:rsidRPr="00207418">
              <w:t xml:space="preserve"> the first paragraph under the “</w:t>
            </w:r>
            <w:r w:rsidRPr="00C407A7">
              <w:rPr>
                <w:b/>
              </w:rPr>
              <w:t>Weddings and Social Events</w:t>
            </w:r>
            <w:r w:rsidRPr="00207418">
              <w:t>” heading.</w:t>
            </w:r>
          </w:p>
          <w:p w:rsidR="0015753E" w:rsidRPr="00207418" w:rsidRDefault="0015753E" w:rsidP="0015753E">
            <w:pPr>
              <w:pStyle w:val="ListParagraph"/>
              <w:numPr>
                <w:ilvl w:val="0"/>
                <w:numId w:val="15"/>
              </w:numPr>
              <w:spacing w:before="120" w:after="0" w:line="240" w:lineRule="auto"/>
              <w:ind w:left="340"/>
            </w:pPr>
            <w:r w:rsidRPr="00207418">
              <w:t>Create a new source with the following information:</w:t>
            </w:r>
          </w:p>
          <w:p w:rsidR="0015753E" w:rsidRPr="00207418" w:rsidRDefault="0015753E" w:rsidP="0015753E">
            <w:pPr>
              <w:spacing w:before="120" w:after="0" w:line="240" w:lineRule="auto"/>
              <w:ind w:left="331"/>
            </w:pPr>
            <w:r w:rsidRPr="00207418">
              <w:t>Book Title:</w:t>
            </w:r>
            <w:r w:rsidRPr="00207418">
              <w:tab/>
              <w:t>Flowers of the Farm</w:t>
            </w:r>
          </w:p>
          <w:p w:rsidR="0015753E" w:rsidRDefault="0015753E" w:rsidP="0015753E">
            <w:pPr>
              <w:spacing w:before="120" w:after="0" w:line="240" w:lineRule="auto"/>
              <w:ind w:left="331"/>
            </w:pPr>
            <w:r w:rsidRPr="00207418">
              <w:t>Publishe</w:t>
            </w:r>
            <w:r>
              <w:t>r</w:t>
            </w:r>
            <w:r w:rsidRPr="00207418">
              <w:t xml:space="preserve">:  </w:t>
            </w:r>
            <w:r w:rsidRPr="00207418">
              <w:tab/>
              <w:t>ABC Publishing</w:t>
            </w:r>
          </w:p>
          <w:p w:rsidR="0015753E" w:rsidRPr="00207418" w:rsidRDefault="0015753E" w:rsidP="0015753E">
            <w:pPr>
              <w:spacing w:before="120" w:after="0" w:line="240" w:lineRule="auto"/>
              <w:ind w:left="331"/>
            </w:pPr>
            <w:r>
              <w:t>Year:</w:t>
            </w:r>
            <w:r>
              <w:tab/>
            </w:r>
            <w:r w:rsidRPr="00207418">
              <w:t>2012</w:t>
            </w:r>
          </w:p>
          <w:p w:rsidR="0015753E" w:rsidRPr="00207418" w:rsidRDefault="0015753E" w:rsidP="0015753E">
            <w:pPr>
              <w:spacing w:before="120" w:after="0" w:line="240" w:lineRule="auto"/>
              <w:ind w:left="331"/>
            </w:pPr>
            <w:r w:rsidRPr="00207418">
              <w:t xml:space="preserve">Author:  </w:t>
            </w:r>
            <w:r w:rsidRPr="00207418">
              <w:tab/>
              <w:t>Arthur O. Cooke</w:t>
            </w:r>
          </w:p>
        </w:tc>
      </w:tr>
      <w:tr w:rsidR="0015753E" w:rsidRPr="009A12E5" w:rsidTr="0015753E">
        <w:trPr>
          <w:trHeight w:val="380"/>
        </w:trPr>
        <w:tc>
          <w:tcPr>
            <w:tcW w:w="630" w:type="dxa"/>
          </w:tcPr>
          <w:p w:rsidR="0015753E" w:rsidRDefault="0015753E" w:rsidP="0015753E">
            <w:pPr>
              <w:spacing w:before="120" w:after="0" w:line="240" w:lineRule="auto"/>
              <w:rPr>
                <w:rFonts w:ascii="Calibri Light" w:hAnsi="Calibri Light"/>
                <w:b/>
              </w:rPr>
            </w:pPr>
            <w:r>
              <w:rPr>
                <w:rFonts w:ascii="Calibri Light" w:hAnsi="Calibri Light"/>
                <w:b/>
              </w:rPr>
              <w:t>27.</w:t>
            </w:r>
          </w:p>
        </w:tc>
        <w:tc>
          <w:tcPr>
            <w:tcW w:w="13670" w:type="dxa"/>
          </w:tcPr>
          <w:p w:rsidR="0015753E" w:rsidRPr="00207418" w:rsidRDefault="0015753E" w:rsidP="0015753E">
            <w:pPr>
              <w:spacing w:before="120" w:after="0" w:line="240" w:lineRule="auto"/>
              <w:ind w:left="-20"/>
            </w:pPr>
            <w:r w:rsidRPr="00207418">
              <w:t xml:space="preserve">Insert a Bibliography on the last page of the document in place of the </w:t>
            </w:r>
            <w:r w:rsidRPr="00207418">
              <w:rPr>
                <w:b/>
              </w:rPr>
              <w:t xml:space="preserve">[Insert Bibliography] </w:t>
            </w:r>
            <w:r w:rsidRPr="00207418">
              <w:t>placeholder.  Accept all defaults.</w:t>
            </w:r>
          </w:p>
        </w:tc>
      </w:tr>
      <w:tr w:rsidR="0015753E" w:rsidRPr="009A12E5" w:rsidTr="0015753E">
        <w:trPr>
          <w:trHeight w:val="380"/>
        </w:trPr>
        <w:tc>
          <w:tcPr>
            <w:tcW w:w="630" w:type="dxa"/>
          </w:tcPr>
          <w:p w:rsidR="0015753E" w:rsidRDefault="0015753E" w:rsidP="0015753E">
            <w:pPr>
              <w:spacing w:before="120" w:after="0" w:line="240" w:lineRule="auto"/>
              <w:rPr>
                <w:rFonts w:ascii="Calibri Light" w:hAnsi="Calibri Light"/>
                <w:b/>
              </w:rPr>
            </w:pPr>
            <w:r>
              <w:rPr>
                <w:rFonts w:ascii="Calibri Light" w:hAnsi="Calibri Light"/>
                <w:b/>
              </w:rPr>
              <w:t>28.</w:t>
            </w:r>
          </w:p>
        </w:tc>
        <w:tc>
          <w:tcPr>
            <w:tcW w:w="13670" w:type="dxa"/>
          </w:tcPr>
          <w:p w:rsidR="0015753E" w:rsidRPr="00207418" w:rsidRDefault="0015753E" w:rsidP="0015753E">
            <w:pPr>
              <w:spacing w:before="120" w:after="0" w:line="240" w:lineRule="auto"/>
              <w:ind w:left="-20"/>
            </w:pPr>
            <w:r w:rsidRPr="00207418">
              <w:t xml:space="preserve">Remove all Comments, Revisions, Versions and Document Properties and Personal Information from the document. </w:t>
            </w:r>
          </w:p>
        </w:tc>
      </w:tr>
      <w:tr w:rsidR="0015753E" w:rsidRPr="009A12E5" w:rsidTr="0015753E">
        <w:trPr>
          <w:trHeight w:val="380"/>
        </w:trPr>
        <w:tc>
          <w:tcPr>
            <w:tcW w:w="630" w:type="dxa"/>
          </w:tcPr>
          <w:p w:rsidR="0015753E" w:rsidRDefault="0015753E" w:rsidP="0015753E">
            <w:pPr>
              <w:spacing w:before="120" w:after="0" w:line="240" w:lineRule="auto"/>
              <w:rPr>
                <w:rFonts w:ascii="Calibri Light" w:hAnsi="Calibri Light"/>
                <w:b/>
              </w:rPr>
            </w:pPr>
            <w:r>
              <w:rPr>
                <w:rFonts w:ascii="Calibri Light" w:hAnsi="Calibri Light"/>
                <w:b/>
              </w:rPr>
              <w:t>29.</w:t>
            </w:r>
          </w:p>
        </w:tc>
        <w:tc>
          <w:tcPr>
            <w:tcW w:w="13670" w:type="dxa"/>
          </w:tcPr>
          <w:p w:rsidR="0015753E" w:rsidRPr="00207418" w:rsidRDefault="0015753E" w:rsidP="0015753E">
            <w:pPr>
              <w:spacing w:before="120" w:after="0" w:line="240" w:lineRule="auto"/>
              <w:ind w:left="-20"/>
            </w:pPr>
            <w:r w:rsidRPr="00207418">
              <w:t>Resolve the Accessibility error:  Missing alternative text for Picture 6 by adding “</w:t>
            </w:r>
            <w:r w:rsidRPr="00C407A7">
              <w:t>Photo of The Bohemian Landon Hotel</w:t>
            </w:r>
            <w:r w:rsidRPr="00207418">
              <w:t>”.</w:t>
            </w:r>
          </w:p>
        </w:tc>
      </w:tr>
      <w:tr w:rsidR="0015753E" w:rsidRPr="009A12E5" w:rsidTr="0015753E">
        <w:trPr>
          <w:trHeight w:val="380"/>
        </w:trPr>
        <w:tc>
          <w:tcPr>
            <w:tcW w:w="630" w:type="dxa"/>
          </w:tcPr>
          <w:p w:rsidR="0015753E" w:rsidRDefault="0015753E" w:rsidP="0015753E">
            <w:pPr>
              <w:spacing w:before="120" w:after="0" w:line="240" w:lineRule="auto"/>
              <w:rPr>
                <w:rFonts w:ascii="Calibri Light" w:hAnsi="Calibri Light"/>
                <w:b/>
              </w:rPr>
            </w:pPr>
            <w:r>
              <w:rPr>
                <w:rFonts w:ascii="Calibri Light" w:hAnsi="Calibri Light"/>
                <w:b/>
              </w:rPr>
              <w:t>30.</w:t>
            </w:r>
          </w:p>
        </w:tc>
        <w:tc>
          <w:tcPr>
            <w:tcW w:w="13670" w:type="dxa"/>
          </w:tcPr>
          <w:p w:rsidR="0015753E" w:rsidRPr="00207418" w:rsidRDefault="00A80AD5" w:rsidP="0015753E">
            <w:pPr>
              <w:spacing w:before="120" w:after="0" w:line="240" w:lineRule="auto"/>
              <w:ind w:left="-20"/>
            </w:pPr>
            <w:r w:rsidRPr="00207418">
              <w:t xml:space="preserve">Save </w:t>
            </w:r>
            <w:r>
              <w:t xml:space="preserve">the file as a Word document in your Chapter 8 folder </w:t>
            </w:r>
            <w:r w:rsidRPr="00207418">
              <w:t>and Close the file.</w:t>
            </w:r>
          </w:p>
        </w:tc>
      </w:tr>
    </w:tbl>
    <w:p w:rsidR="00FC546E" w:rsidRDefault="00FC546E" w:rsidP="0015753E">
      <w:pPr>
        <w:spacing w:line="259" w:lineRule="auto"/>
      </w:pPr>
    </w:p>
    <w:p w:rsidR="00FC546E" w:rsidRDefault="00FC546E">
      <w:pPr>
        <w:spacing w:line="259" w:lineRule="auto"/>
      </w:pPr>
      <w:r>
        <w:br w:type="page"/>
      </w:r>
    </w:p>
    <w:p w:rsidR="00821129" w:rsidRDefault="00FC546E" w:rsidP="0015753E">
      <w:pPr>
        <w:spacing w:line="259" w:lineRule="auto"/>
      </w:pPr>
      <w:r>
        <w:lastRenderedPageBreak/>
        <w:t>[</w:t>
      </w:r>
      <w:r w:rsidR="006B5C4C">
        <w:t xml:space="preserve">Insert </w:t>
      </w:r>
      <w:r>
        <w:t>Bibliography]</w:t>
      </w:r>
    </w:p>
    <w:p w:rsidR="00FC546E" w:rsidRDefault="00FC546E" w:rsidP="0015753E">
      <w:pPr>
        <w:spacing w:line="259" w:lineRule="auto"/>
      </w:pPr>
    </w:p>
    <w:sectPr w:rsidR="00FC546E" w:rsidSect="0041159A">
      <w:headerReference w:type="default" r:id="rId1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24FF" w:rsidRDefault="008524FF" w:rsidP="00B35B9B">
      <w:pPr>
        <w:spacing w:after="0" w:line="240" w:lineRule="auto"/>
      </w:pPr>
      <w:r>
        <w:separator/>
      </w:r>
    </w:p>
  </w:endnote>
  <w:endnote w:type="continuationSeparator" w:id="0">
    <w:p w:rsidR="008524FF" w:rsidRDefault="008524FF" w:rsidP="00B35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Helvetica Neue">
    <w:altName w:val="Arial"/>
    <w:charset w:val="00"/>
    <w:family w:val="auto"/>
    <w:pitch w:val="default"/>
  </w:font>
  <w:font w:name="Helvetica">
    <w:panose1 w:val="020B0604020202020204"/>
    <w:charset w:val="00"/>
    <w:family w:val="swiss"/>
    <w:pitch w:val="variable"/>
    <w:sig w:usb0="E0002EFF" w:usb1="C000785B" w:usb2="00000009" w:usb3="00000000" w:csb0="000001FF" w:csb1="00000000"/>
  </w:font>
  <w:font w:name="ヒラギノ角ゴ Pro W3">
    <w:altName w:val="MS Mincho"/>
    <w:charset w:val="80"/>
    <w:family w:val="auto"/>
    <w:pitch w:val="variable"/>
    <w:sig w:usb0="00000000" w:usb1="7AC7FFFF" w:usb2="00000012" w:usb3="00000000" w:csb0="0002000D" w:csb1="00000000"/>
  </w:font>
  <w:font w:name="Avenir Book">
    <w:altName w:val="Corbel"/>
    <w:charset w:val="00"/>
    <w:family w:val="auto"/>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76B4" w:rsidRPr="004B76B4" w:rsidRDefault="004B76B4" w:rsidP="004B76B4">
    <w:pPr>
      <w:tabs>
        <w:tab w:val="right" w:pos="9360"/>
      </w:tabs>
      <w:spacing w:after="0" w:line="240" w:lineRule="auto"/>
      <w:rPr>
        <w:rFonts w:ascii="Helvetica" w:eastAsia="ヒラギノ角ゴ Pro W3" w:hAnsi="Helvetica" w:cs="Times New Roman"/>
        <w:noProof/>
        <w:color w:val="000000"/>
        <w:sz w:val="18"/>
        <w:szCs w:val="20"/>
      </w:rPr>
    </w:pPr>
    <w:r w:rsidRPr="004B76B4">
      <w:rPr>
        <w:rFonts w:ascii="Helvetica" w:eastAsia="ヒラギノ角ゴ Pro W3" w:hAnsi="Helvetica" w:cs="Times New Roman"/>
        <w:noProof/>
        <w:color w:val="000000"/>
        <w:sz w:val="16"/>
        <w:szCs w:val="18"/>
      </w:rPr>
      <w:t>This is a fictitious product created by LinkedIn Learning solely for the creation and development of LinkedIn user training. Any resemblance to real products is purely coincidental. Information provided about the product is also fictitious and should not be construed as representative of  actual products on the market in a similar product category</w:t>
    </w:r>
    <w:r w:rsidRPr="004B76B4">
      <w:rPr>
        <w:rFonts w:ascii="Helvetica" w:eastAsia="ヒラギノ角ゴ Pro W3" w:hAnsi="Helvetica" w:cs="Times New Roman"/>
        <w:noProof/>
        <w:color w:val="000000"/>
        <w:sz w:val="18"/>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24FF" w:rsidRDefault="008524FF" w:rsidP="00B35B9B">
      <w:pPr>
        <w:spacing w:after="0" w:line="240" w:lineRule="auto"/>
      </w:pPr>
      <w:r>
        <w:separator/>
      </w:r>
    </w:p>
  </w:footnote>
  <w:footnote w:type="continuationSeparator" w:id="0">
    <w:p w:rsidR="008524FF" w:rsidRDefault="008524FF" w:rsidP="00B35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76B4" w:rsidRPr="004B76B4" w:rsidRDefault="004B76B4" w:rsidP="004B76B4">
    <w:pPr>
      <w:pStyle w:val="Header"/>
      <w:jc w:val="center"/>
      <w:rPr>
        <w:sz w:val="24"/>
      </w:rPr>
    </w:pPr>
    <w:r w:rsidRPr="004B76B4">
      <w:rPr>
        <w:sz w:val="24"/>
      </w:rPr>
      <w:t>Chapter 8 – Final Challenge</w:t>
    </w:r>
  </w:p>
  <w:p w:rsidR="004B76B4" w:rsidRPr="004B76B4" w:rsidRDefault="004B76B4" w:rsidP="004B76B4">
    <w:pPr>
      <w:pStyle w:val="Header"/>
      <w:jc w:val="center"/>
      <w:rPr>
        <w:sz w:val="24"/>
      </w:rPr>
    </w:pPr>
    <w:r w:rsidRPr="004B76B4">
      <w:rPr>
        <w:sz w:val="24"/>
      </w:rPr>
      <w:t>Complete All Tasks in 40 Minutes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76B4" w:rsidRDefault="004B76B4" w:rsidP="004B76B4">
    <w:pPr>
      <w:pStyle w:val="Header"/>
      <w:jc w:val="center"/>
    </w:pPr>
    <w:r>
      <w:t>Chapter 8 – Final Challenge</w:t>
    </w:r>
  </w:p>
  <w:p w:rsidR="004B76B4" w:rsidRDefault="004B76B4" w:rsidP="004B76B4">
    <w:pPr>
      <w:pStyle w:val="Header"/>
      <w:jc w:val="center"/>
    </w:pPr>
    <w:r>
      <w:t>Complete All Tasks in 40 Minutes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15F8"/>
    <w:multiLevelType w:val="hybridMultilevel"/>
    <w:tmpl w:val="EBB88F12"/>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16499"/>
    <w:multiLevelType w:val="hybridMultilevel"/>
    <w:tmpl w:val="BC1E4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F3547"/>
    <w:multiLevelType w:val="multilevel"/>
    <w:tmpl w:val="65DC3FF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197F615D"/>
    <w:multiLevelType w:val="hybridMultilevel"/>
    <w:tmpl w:val="DF30E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EE5E5C"/>
    <w:multiLevelType w:val="hybridMultilevel"/>
    <w:tmpl w:val="8A82F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684B02"/>
    <w:multiLevelType w:val="hybridMultilevel"/>
    <w:tmpl w:val="AD169720"/>
    <w:lvl w:ilvl="0" w:tplc="3FD08E5E">
      <w:start w:val="1"/>
      <w:numFmt w:val="bullet"/>
      <w:lvlText w:val="•"/>
      <w:lvlJc w:val="left"/>
      <w:pPr>
        <w:tabs>
          <w:tab w:val="num" w:pos="720"/>
        </w:tabs>
        <w:ind w:left="720" w:hanging="360"/>
      </w:pPr>
      <w:rPr>
        <w:rFonts w:ascii="Times New Roman" w:hAnsi="Times New Roman" w:hint="default"/>
      </w:rPr>
    </w:lvl>
    <w:lvl w:ilvl="1" w:tplc="4E20A612" w:tentative="1">
      <w:start w:val="1"/>
      <w:numFmt w:val="bullet"/>
      <w:lvlText w:val="•"/>
      <w:lvlJc w:val="left"/>
      <w:pPr>
        <w:tabs>
          <w:tab w:val="num" w:pos="1440"/>
        </w:tabs>
        <w:ind w:left="1440" w:hanging="360"/>
      </w:pPr>
      <w:rPr>
        <w:rFonts w:ascii="Times New Roman" w:hAnsi="Times New Roman" w:hint="default"/>
      </w:rPr>
    </w:lvl>
    <w:lvl w:ilvl="2" w:tplc="9AEA6EE4" w:tentative="1">
      <w:start w:val="1"/>
      <w:numFmt w:val="bullet"/>
      <w:lvlText w:val="•"/>
      <w:lvlJc w:val="left"/>
      <w:pPr>
        <w:tabs>
          <w:tab w:val="num" w:pos="2160"/>
        </w:tabs>
        <w:ind w:left="2160" w:hanging="360"/>
      </w:pPr>
      <w:rPr>
        <w:rFonts w:ascii="Times New Roman" w:hAnsi="Times New Roman" w:hint="default"/>
      </w:rPr>
    </w:lvl>
    <w:lvl w:ilvl="3" w:tplc="A3E071F0" w:tentative="1">
      <w:start w:val="1"/>
      <w:numFmt w:val="bullet"/>
      <w:lvlText w:val="•"/>
      <w:lvlJc w:val="left"/>
      <w:pPr>
        <w:tabs>
          <w:tab w:val="num" w:pos="2880"/>
        </w:tabs>
        <w:ind w:left="2880" w:hanging="360"/>
      </w:pPr>
      <w:rPr>
        <w:rFonts w:ascii="Times New Roman" w:hAnsi="Times New Roman" w:hint="default"/>
      </w:rPr>
    </w:lvl>
    <w:lvl w:ilvl="4" w:tplc="9564AFC4" w:tentative="1">
      <w:start w:val="1"/>
      <w:numFmt w:val="bullet"/>
      <w:lvlText w:val="•"/>
      <w:lvlJc w:val="left"/>
      <w:pPr>
        <w:tabs>
          <w:tab w:val="num" w:pos="3600"/>
        </w:tabs>
        <w:ind w:left="3600" w:hanging="360"/>
      </w:pPr>
      <w:rPr>
        <w:rFonts w:ascii="Times New Roman" w:hAnsi="Times New Roman" w:hint="default"/>
      </w:rPr>
    </w:lvl>
    <w:lvl w:ilvl="5" w:tplc="7182223E" w:tentative="1">
      <w:start w:val="1"/>
      <w:numFmt w:val="bullet"/>
      <w:lvlText w:val="•"/>
      <w:lvlJc w:val="left"/>
      <w:pPr>
        <w:tabs>
          <w:tab w:val="num" w:pos="4320"/>
        </w:tabs>
        <w:ind w:left="4320" w:hanging="360"/>
      </w:pPr>
      <w:rPr>
        <w:rFonts w:ascii="Times New Roman" w:hAnsi="Times New Roman" w:hint="default"/>
      </w:rPr>
    </w:lvl>
    <w:lvl w:ilvl="6" w:tplc="172AE5B4" w:tentative="1">
      <w:start w:val="1"/>
      <w:numFmt w:val="bullet"/>
      <w:lvlText w:val="•"/>
      <w:lvlJc w:val="left"/>
      <w:pPr>
        <w:tabs>
          <w:tab w:val="num" w:pos="5040"/>
        </w:tabs>
        <w:ind w:left="5040" w:hanging="360"/>
      </w:pPr>
      <w:rPr>
        <w:rFonts w:ascii="Times New Roman" w:hAnsi="Times New Roman" w:hint="default"/>
      </w:rPr>
    </w:lvl>
    <w:lvl w:ilvl="7" w:tplc="CD084258" w:tentative="1">
      <w:start w:val="1"/>
      <w:numFmt w:val="bullet"/>
      <w:lvlText w:val="•"/>
      <w:lvlJc w:val="left"/>
      <w:pPr>
        <w:tabs>
          <w:tab w:val="num" w:pos="5760"/>
        </w:tabs>
        <w:ind w:left="5760" w:hanging="360"/>
      </w:pPr>
      <w:rPr>
        <w:rFonts w:ascii="Times New Roman" w:hAnsi="Times New Roman" w:hint="default"/>
      </w:rPr>
    </w:lvl>
    <w:lvl w:ilvl="8" w:tplc="953CAE8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88F2501"/>
    <w:multiLevelType w:val="hybridMultilevel"/>
    <w:tmpl w:val="9B883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73534E"/>
    <w:multiLevelType w:val="hybridMultilevel"/>
    <w:tmpl w:val="577CA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CB7CD7"/>
    <w:multiLevelType w:val="hybridMultilevel"/>
    <w:tmpl w:val="1F06AF38"/>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0B44C9"/>
    <w:multiLevelType w:val="hybridMultilevel"/>
    <w:tmpl w:val="27F2EE84"/>
    <w:lvl w:ilvl="0" w:tplc="D602C0B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5A1B0D"/>
    <w:multiLevelType w:val="hybridMultilevel"/>
    <w:tmpl w:val="F8AC974C"/>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407AF8"/>
    <w:multiLevelType w:val="hybridMultilevel"/>
    <w:tmpl w:val="B942B70A"/>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2" w15:restartNumberingAfterBreak="0">
    <w:nsid w:val="4C9F2EC7"/>
    <w:multiLevelType w:val="hybridMultilevel"/>
    <w:tmpl w:val="72E89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591B06"/>
    <w:multiLevelType w:val="hybridMultilevel"/>
    <w:tmpl w:val="B1C6A402"/>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F268FA"/>
    <w:multiLevelType w:val="multilevel"/>
    <w:tmpl w:val="13A4B83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5AD15840"/>
    <w:multiLevelType w:val="hybridMultilevel"/>
    <w:tmpl w:val="BDAE320A"/>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493821"/>
    <w:multiLevelType w:val="hybridMultilevel"/>
    <w:tmpl w:val="0D24968A"/>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311AF4"/>
    <w:multiLevelType w:val="hybridMultilevel"/>
    <w:tmpl w:val="1722C29E"/>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0F6E1B"/>
    <w:multiLevelType w:val="hybridMultilevel"/>
    <w:tmpl w:val="8E0AB216"/>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C47587"/>
    <w:multiLevelType w:val="hybridMultilevel"/>
    <w:tmpl w:val="FC6AF6C6"/>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FA3207"/>
    <w:multiLevelType w:val="hybridMultilevel"/>
    <w:tmpl w:val="8F9246BA"/>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20"/>
  </w:num>
  <w:num w:numId="4">
    <w:abstractNumId w:val="17"/>
  </w:num>
  <w:num w:numId="5">
    <w:abstractNumId w:val="18"/>
  </w:num>
  <w:num w:numId="6">
    <w:abstractNumId w:val="2"/>
  </w:num>
  <w:num w:numId="7">
    <w:abstractNumId w:val="14"/>
  </w:num>
  <w:num w:numId="8">
    <w:abstractNumId w:val="5"/>
  </w:num>
  <w:num w:numId="9">
    <w:abstractNumId w:val="0"/>
  </w:num>
  <w:num w:numId="10">
    <w:abstractNumId w:val="15"/>
  </w:num>
  <w:num w:numId="11">
    <w:abstractNumId w:val="13"/>
  </w:num>
  <w:num w:numId="12">
    <w:abstractNumId w:val="8"/>
  </w:num>
  <w:num w:numId="13">
    <w:abstractNumId w:val="10"/>
  </w:num>
  <w:num w:numId="14">
    <w:abstractNumId w:val="19"/>
  </w:num>
  <w:num w:numId="15">
    <w:abstractNumId w:val="16"/>
  </w:num>
  <w:num w:numId="16">
    <w:abstractNumId w:val="12"/>
  </w:num>
  <w:num w:numId="17">
    <w:abstractNumId w:val="9"/>
  </w:num>
  <w:num w:numId="18">
    <w:abstractNumId w:val="1"/>
  </w:num>
  <w:num w:numId="19">
    <w:abstractNumId w:val="7"/>
  </w:num>
  <w:num w:numId="20">
    <w:abstractNumId w:val="11"/>
  </w:num>
  <w:num w:numId="2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ter Landon">
    <w15:presenceInfo w15:providerId="None" w15:userId="Peter Land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59A"/>
    <w:rsid w:val="00016C02"/>
    <w:rsid w:val="00027578"/>
    <w:rsid w:val="0015753E"/>
    <w:rsid w:val="001A4809"/>
    <w:rsid w:val="001E2006"/>
    <w:rsid w:val="00205236"/>
    <w:rsid w:val="00274021"/>
    <w:rsid w:val="002E3DDE"/>
    <w:rsid w:val="00396110"/>
    <w:rsid w:val="003C218C"/>
    <w:rsid w:val="0041159A"/>
    <w:rsid w:val="00416695"/>
    <w:rsid w:val="004344B4"/>
    <w:rsid w:val="00435F06"/>
    <w:rsid w:val="00445AF1"/>
    <w:rsid w:val="004B76B4"/>
    <w:rsid w:val="005C13A2"/>
    <w:rsid w:val="00643726"/>
    <w:rsid w:val="00646D83"/>
    <w:rsid w:val="0069192F"/>
    <w:rsid w:val="006B5C4C"/>
    <w:rsid w:val="007547DC"/>
    <w:rsid w:val="007B0AF3"/>
    <w:rsid w:val="00816B23"/>
    <w:rsid w:val="00821129"/>
    <w:rsid w:val="00840B6B"/>
    <w:rsid w:val="008524FF"/>
    <w:rsid w:val="00862143"/>
    <w:rsid w:val="008A60E2"/>
    <w:rsid w:val="00910541"/>
    <w:rsid w:val="00917F41"/>
    <w:rsid w:val="00926419"/>
    <w:rsid w:val="00930571"/>
    <w:rsid w:val="009530B0"/>
    <w:rsid w:val="00995E07"/>
    <w:rsid w:val="00A038BE"/>
    <w:rsid w:val="00A80AD5"/>
    <w:rsid w:val="00AA1F0D"/>
    <w:rsid w:val="00B348BB"/>
    <w:rsid w:val="00B35B9B"/>
    <w:rsid w:val="00B82071"/>
    <w:rsid w:val="00CB1EC6"/>
    <w:rsid w:val="00D75398"/>
    <w:rsid w:val="00DB06EC"/>
    <w:rsid w:val="00DB6186"/>
    <w:rsid w:val="00DE36A8"/>
    <w:rsid w:val="00E23E57"/>
    <w:rsid w:val="00E746CE"/>
    <w:rsid w:val="00F5491F"/>
    <w:rsid w:val="00F57A71"/>
    <w:rsid w:val="00F7398D"/>
    <w:rsid w:val="00FC546E"/>
    <w:rsid w:val="00FD51B1"/>
    <w:rsid w:val="00FF5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0B46C"/>
  <w15:chartTrackingRefBased/>
  <w15:docId w15:val="{B900D682-11C0-410B-9EF7-5455C7312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0"/>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159A"/>
    <w:pPr>
      <w:spacing w:line="312" w:lineRule="auto"/>
    </w:pPr>
    <w:rPr>
      <w:rFonts w:ascii="Cambria" w:eastAsiaTheme="minorEastAsia" w:hAnsi="Cambria"/>
      <w:sz w:val="21"/>
      <w:szCs w:val="21"/>
    </w:rPr>
  </w:style>
  <w:style w:type="paragraph" w:styleId="Heading2">
    <w:name w:val="heading 2"/>
    <w:basedOn w:val="Normal"/>
    <w:next w:val="Normal"/>
    <w:link w:val="Heading2Char"/>
    <w:uiPriority w:val="9"/>
    <w:unhideWhenUsed/>
    <w:qFormat/>
    <w:rsid w:val="00B35B9B"/>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B35B9B"/>
    <w:pPr>
      <w:keepNext/>
      <w:keepLines/>
      <w:spacing w:before="80" w:after="0" w:line="240" w:lineRule="auto"/>
      <w:outlineLvl w:val="2"/>
    </w:pPr>
    <w:rPr>
      <w:rFonts w:asciiTheme="majorHAnsi" w:eastAsiaTheme="majorEastAsia" w:hAnsiTheme="majorHAnsi" w:cstheme="majorBidi"/>
      <w:cap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41159A"/>
    <w:pPr>
      <w:spacing w:line="312" w:lineRule="auto"/>
    </w:pPr>
    <w:rPr>
      <w:rFonts w:eastAsiaTheme="minorEastAsia"/>
      <w:sz w:val="21"/>
      <w:szCs w:val="21"/>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41159A"/>
    <w:pPr>
      <w:ind w:left="720"/>
      <w:contextualSpacing/>
    </w:pPr>
  </w:style>
  <w:style w:type="paragraph" w:styleId="Header">
    <w:name w:val="header"/>
    <w:basedOn w:val="Normal"/>
    <w:link w:val="HeaderChar"/>
    <w:uiPriority w:val="99"/>
    <w:unhideWhenUsed/>
    <w:rsid w:val="00B35B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5B9B"/>
    <w:rPr>
      <w:rFonts w:ascii="Cambria" w:eastAsiaTheme="minorEastAsia" w:hAnsi="Cambria"/>
      <w:sz w:val="21"/>
      <w:szCs w:val="21"/>
    </w:rPr>
  </w:style>
  <w:style w:type="paragraph" w:styleId="Footer">
    <w:name w:val="footer"/>
    <w:basedOn w:val="Normal"/>
    <w:link w:val="FooterChar"/>
    <w:uiPriority w:val="99"/>
    <w:unhideWhenUsed/>
    <w:rsid w:val="00B35B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B9B"/>
    <w:rPr>
      <w:rFonts w:ascii="Cambria" w:eastAsiaTheme="minorEastAsia" w:hAnsi="Cambria"/>
      <w:sz w:val="21"/>
      <w:szCs w:val="21"/>
    </w:rPr>
  </w:style>
  <w:style w:type="character" w:customStyle="1" w:styleId="Heading2Char">
    <w:name w:val="Heading 2 Char"/>
    <w:basedOn w:val="DefaultParagraphFont"/>
    <w:link w:val="Heading2"/>
    <w:uiPriority w:val="9"/>
    <w:rsid w:val="00B35B9B"/>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B35B9B"/>
    <w:rPr>
      <w:rFonts w:asciiTheme="majorHAnsi" w:eastAsiaTheme="majorEastAsia" w:hAnsiTheme="majorHAnsi" w:cstheme="majorBidi"/>
      <w:caps/>
      <w:sz w:val="28"/>
      <w:szCs w:val="28"/>
    </w:rPr>
  </w:style>
  <w:style w:type="character" w:styleId="Strong">
    <w:name w:val="Strong"/>
    <w:basedOn w:val="DefaultParagraphFont"/>
    <w:uiPriority w:val="22"/>
    <w:qFormat/>
    <w:rsid w:val="00B35B9B"/>
    <w:rPr>
      <w:rFonts w:asciiTheme="minorHAnsi" w:eastAsiaTheme="minorEastAsia" w:hAnsiTheme="minorHAnsi" w:cstheme="minorBidi"/>
      <w:b/>
      <w:bCs/>
      <w:spacing w:val="0"/>
      <w:w w:val="100"/>
      <w:position w:val="0"/>
      <w:sz w:val="20"/>
      <w:szCs w:val="20"/>
    </w:rPr>
  </w:style>
  <w:style w:type="paragraph" w:styleId="Title">
    <w:name w:val="Title"/>
    <w:basedOn w:val="Normal"/>
    <w:next w:val="Normal"/>
    <w:link w:val="TitleChar"/>
    <w:uiPriority w:val="10"/>
    <w:qFormat/>
    <w:rsid w:val="00B35B9B"/>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B35B9B"/>
    <w:rPr>
      <w:rFonts w:asciiTheme="majorHAnsi" w:eastAsiaTheme="majorEastAsia" w:hAnsiTheme="majorHAnsi" w:cstheme="majorBidi"/>
      <w:caps/>
      <w:spacing w:val="40"/>
      <w:sz w:val="76"/>
      <w:szCs w:val="76"/>
    </w:rPr>
  </w:style>
  <w:style w:type="paragraph" w:styleId="Caption">
    <w:name w:val="caption"/>
    <w:basedOn w:val="Normal"/>
    <w:next w:val="Normal"/>
    <w:uiPriority w:val="35"/>
    <w:unhideWhenUsed/>
    <w:qFormat/>
    <w:rsid w:val="00B35B9B"/>
    <w:pPr>
      <w:spacing w:line="240" w:lineRule="auto"/>
    </w:pPr>
    <w:rPr>
      <w:b/>
      <w:bCs/>
      <w:color w:val="ED7D31" w:themeColor="accent2"/>
      <w:spacing w:val="10"/>
      <w:sz w:val="16"/>
      <w:szCs w:val="16"/>
    </w:rPr>
  </w:style>
  <w:style w:type="table" w:styleId="MediumShading1-Accent1">
    <w:name w:val="Medium Shading 1 Accent 1"/>
    <w:basedOn w:val="TableNormal"/>
    <w:rsid w:val="00B35B9B"/>
    <w:pPr>
      <w:spacing w:line="312" w:lineRule="auto"/>
    </w:pPr>
    <w:rPr>
      <w:rFonts w:eastAsiaTheme="minorEastAsia"/>
      <w:sz w:val="21"/>
      <w:szCs w:val="21"/>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NoSpacing">
    <w:name w:val="No Spacing"/>
    <w:link w:val="NoSpacingChar"/>
    <w:uiPriority w:val="1"/>
    <w:qFormat/>
    <w:rsid w:val="00AA1F0D"/>
    <w:pPr>
      <w:spacing w:after="0" w:line="240" w:lineRule="auto"/>
    </w:pPr>
    <w:rPr>
      <w:rFonts w:eastAsiaTheme="minorEastAsia"/>
    </w:rPr>
  </w:style>
  <w:style w:type="character" w:customStyle="1" w:styleId="NoSpacingChar">
    <w:name w:val="No Spacing Char"/>
    <w:basedOn w:val="DefaultParagraphFont"/>
    <w:link w:val="NoSpacing"/>
    <w:uiPriority w:val="1"/>
    <w:rsid w:val="00AA1F0D"/>
    <w:rPr>
      <w:rFonts w:eastAsiaTheme="minorEastAsia"/>
    </w:rPr>
  </w:style>
  <w:style w:type="character" w:styleId="Hyperlink">
    <w:name w:val="Hyperlink"/>
    <w:basedOn w:val="DefaultParagraphFont"/>
    <w:uiPriority w:val="99"/>
    <w:unhideWhenUsed/>
    <w:rsid w:val="00B82071"/>
    <w:rPr>
      <w:color w:val="0563C1" w:themeColor="hyperlink"/>
      <w:u w:val="single"/>
    </w:rPr>
  </w:style>
  <w:style w:type="character" w:styleId="UnresolvedMention">
    <w:name w:val="Unresolved Mention"/>
    <w:basedOn w:val="DefaultParagraphFont"/>
    <w:uiPriority w:val="99"/>
    <w:semiHidden/>
    <w:unhideWhenUsed/>
    <w:rsid w:val="00B820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microsoft.com/office/2011/relationships/people" Target="people.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789931-9949-4939-9DCD-7C80E46BB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1752</Words>
  <Characters>9993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 McBee</dc:creator>
  <cp:keywords/>
  <dc:description/>
  <cp:lastModifiedBy>Michael Landon</cp:lastModifiedBy>
  <cp:revision>8</cp:revision>
  <dcterms:created xsi:type="dcterms:W3CDTF">2019-05-05T19:35:00Z</dcterms:created>
  <dcterms:modified xsi:type="dcterms:W3CDTF">2019-05-05T22:28:00Z</dcterms:modified>
  <cp:category/>
</cp:coreProperties>
</file>